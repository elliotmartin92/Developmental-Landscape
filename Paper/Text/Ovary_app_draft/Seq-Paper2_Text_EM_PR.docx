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192038F3"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w:t>
      </w:r>
      <w:ins w:id="1" w:author="Elliot Martin" w:date="2022-03-24T13:10:00Z">
        <w:r w:rsidR="00EC51E3">
          <w:rPr>
            <w:rFonts w:ascii="Arial" w:eastAsia="Arial" w:hAnsi="Arial" w:cs="Arial"/>
            <w:color w:val="000000" w:themeColor="text1"/>
          </w:rPr>
          <w:t xml:space="preserve">RNA-seq </w:t>
        </w:r>
      </w:ins>
      <w:r w:rsidR="00280A13" w:rsidRPr="005203CF">
        <w:rPr>
          <w:rFonts w:ascii="Arial" w:eastAsia="Arial" w:hAnsi="Arial" w:cs="Arial"/>
          <w:color w:val="000000" w:themeColor="text1"/>
        </w:rPr>
        <w:t>(</w:t>
      </w:r>
      <w:proofErr w:type="spellStart"/>
      <w:r w:rsidR="00280A13" w:rsidRPr="005203CF">
        <w:rPr>
          <w:rFonts w:ascii="Arial" w:eastAsia="Arial" w:hAnsi="Arial" w:cs="Arial"/>
          <w:color w:val="000000" w:themeColor="text1"/>
        </w:rPr>
        <w:t>sc</w:t>
      </w:r>
      <w:del w:id="2" w:author="Elliot Martin" w:date="2022-03-24T13:09:00Z">
        <w:r w:rsidR="00A64681" w:rsidRPr="005203CF" w:rsidDel="00EC51E3">
          <w:rPr>
            <w:rFonts w:ascii="Arial" w:eastAsia="Arial" w:hAnsi="Arial" w:cs="Arial"/>
            <w:color w:val="000000" w:themeColor="text1"/>
          </w:rPr>
          <w:delText>)</w:delText>
        </w:r>
        <w:r w:rsidR="008466A1" w:rsidRPr="005203CF" w:rsidDel="00EC51E3">
          <w:rPr>
            <w:rFonts w:ascii="Arial" w:eastAsia="Arial" w:hAnsi="Arial" w:cs="Arial"/>
            <w:color w:val="000000" w:themeColor="text1"/>
          </w:rPr>
          <w:delText xml:space="preserve"> </w:delText>
        </w:r>
      </w:del>
      <w:r w:rsidR="00A64681" w:rsidRPr="005203CF">
        <w:rPr>
          <w:rFonts w:ascii="Arial" w:eastAsia="Arial" w:hAnsi="Arial" w:cs="Arial"/>
          <w:color w:val="000000" w:themeColor="text1"/>
        </w:rPr>
        <w:t>RNA</w:t>
      </w:r>
      <w:proofErr w:type="spellEnd"/>
      <w:r w:rsidR="0093071B" w:rsidRPr="005203CF">
        <w:rPr>
          <w:rFonts w:ascii="Arial" w:eastAsia="Arial" w:hAnsi="Arial" w:cs="Arial"/>
          <w:color w:val="000000" w:themeColor="text1"/>
        </w:rPr>
        <w:t>-seq</w:t>
      </w:r>
      <w:ins w:id="3" w:author="Elliot Martin" w:date="2022-03-24T13:09:00Z">
        <w:r w:rsidR="00EC51E3">
          <w:rPr>
            <w:rFonts w:ascii="Arial" w:eastAsia="Arial" w:hAnsi="Arial" w:cs="Arial"/>
            <w:color w:val="000000" w:themeColor="text1"/>
          </w:rPr>
          <w:t>)</w:t>
        </w:r>
      </w:ins>
      <w:r w:rsidR="0093071B"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ins w:id="4" w:author="Elliot Martin" w:date="2022-03-24T13:10:00Z">
        <w:r w:rsidR="00EC51E3">
          <w:rPr>
            <w:rFonts w:ascii="Arial" w:eastAsia="Arial" w:hAnsi="Arial" w:cs="Arial"/>
            <w:color w:val="000000" w:themeColor="text1"/>
          </w:rPr>
          <w:t xml:space="preserve">(polysome-seq) </w:t>
        </w:r>
      </w:ins>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5"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5"/>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4D706049"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Therapy","note":"Citation Key: eliazerFindingNicheStudies2011","page":"45","source":"BioMed Central","title":"Finding a niche: studies from the Drosophila ovary","title-short":"Finding a niche","volume":"2","author":[{"family":"Eliazer","given":"Susan"},{"family":"Buszczak","given":"Michael"}],"issued":{"date-parts":[["2011",11,25]]},"citation-key":"eliazerFindingNicheStudies2011"}},{"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 xml:space="preserve">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{"citationID":"TpKzGVmo","properties":{"formattedCitation":"(Eliazer and Buszczak, 2011; Roth, 2001; Sch\\uc0\\u252{}pbach, 1987; Tu et al., 2021; Xie and Spradling, 2000)","plainCitation":"(Eliazer and Buszczak, 2011; Roth, 2001; Schüpbach, 1987; Tu et al., 2021; Xie and Spradling, 2000)","noteIndex":0},"citationItems":[{"id":1848,"uris":["http://zotero.org/users/6609021/items/Q9GAWSEU"],"itemData":{"id":1848,"type":"article-journal","abstract":"Specialized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Therapy","note":"Citation Key: eliazerFindingNicheStudies2011","page":"45","source":"BioMed Central","title":"Finding a niche: studies from the Drosophila ovary","title-short":"Finding a niche","volume":"2","author":[{"family":"Eliazer","given":"Susan"},{"family":"Buszczak","given":"Michael"}],"issued":{"date-parts":[["2011",11,25]]},"citation-key":"eliazerFindingNicheStudies2011"}},{"id":1690,"uris":["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1693,"uris":["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1974,"uris":["http://zotero.org/users/6609021/items/2X7UEGUN"],"itemData":{"id":1974,"type":"article-journal","abstract":"The niche controls stem cell self-renewal and progenitor differentiation for maintaining adult tissue homeostasis in various organisms. However, it remains unclear whether the niche is compartmentalized to control stem cell self-renewal and stepwise progeny differentiation. In the Drosophila ovary, inner germarial sheath (IGS) cells form a niche for controlling germline stem cell (GSC) progeny differentiation. In this study, we have identified four IGS subpopulations, which form linearly arranged niche compartments for controlling GSC maintenance and multi-step progeny differentiation. Single-cell analysis of the adult ovary has identified four IGS subpopulations (IGS1–IGS4), the identities and cellular locations of which have been further confirmed by fluorescent in situ hybridization. IGS1 and IGS2 physically interact with GSCs and mitotic cysts to control GSC maintenance and cyst formation, respectively, whereas IGS3 and IGS4 physically interact with 16-cell cysts to regulate meiosis, oocyte development, and cyst morphological change. Finally, one follicle cell progenitor population has also been transcriptionally defined for facilitating future studies on follicle stem cell regulation. Therefore, this study has structurally revealed that the niche is organized into multiple compartments for orchestrating stepwise adult stem cell development and has also provided useful resources and tools for further functional characterization of the niche in the future.","container-title":"Current Biology","DOI":"10.1016/j.cub.2020.12.024","ISSN":"0960-9822","issue":"4","journalAbbreviation":"Current Biology","language":"en","page":"827-839.e3","source":"ScienceDirect","title":"Multiple Niche Compartments Orchestrate Stepwise Germline Stem Cell Progeny Differentiation","volume":"31","author":[{"family":"Tu","given":"Renjun"},{"family":"Duan","given":"Bo"},{"family":"Song","given":"Xiaoqing"},{"family":"Chen","given":"Shiyuan"},{"family":"Scott","given":"Allison"},{"family":"Hall","given":"Kate"},{"family":"Blanck","given":"Jillian"},{"family":"DeGraffenreid","given":"Dustin"},{"family":"Li","given":"Hua"},{"family":"Perera","given":"Anoja"},{"family":"Haug","given":"Jeff"},{"family":"Xie","given":"Ting"}],"issued":{"date-parts":[["2021",2,22]]},"citation-key":"tuMultipleNicheCompartments2021"}},{"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A13B32" w:rsidRPr="005203CF">
        <w:rPr>
          <w:rFonts w:ascii="Arial" w:eastAsia="Arial" w:hAnsi="Arial" w:cs="Arial"/>
          <w:color w:val="000000" w:themeColor="text1"/>
        </w:rPr>
        <w:fldChar w:fldCharType="separate"/>
      </w:r>
      <w:r w:rsidR="007F49E6" w:rsidRPr="007F49E6">
        <w:rPr>
          <w:rFonts w:ascii="Arial" w:hAnsi="Arial" w:cs="Arial"/>
          <w:szCs w:val="24"/>
        </w:rPr>
        <w:t>(</w:t>
      </w:r>
      <w:proofErr w:type="spellStart"/>
      <w:r w:rsidR="007F49E6" w:rsidRPr="007F49E6">
        <w:rPr>
          <w:rFonts w:ascii="Arial" w:hAnsi="Arial" w:cs="Arial"/>
          <w:szCs w:val="24"/>
        </w:rPr>
        <w:t>Eliazer</w:t>
      </w:r>
      <w:proofErr w:type="spellEnd"/>
      <w:r w:rsidR="007F49E6" w:rsidRPr="007F49E6">
        <w:rPr>
          <w:rFonts w:ascii="Arial" w:hAnsi="Arial" w:cs="Arial"/>
          <w:szCs w:val="24"/>
        </w:rPr>
        <w:t xml:space="preserve"> and </w:t>
      </w:r>
      <w:proofErr w:type="spellStart"/>
      <w:r w:rsidR="007F49E6" w:rsidRPr="007F49E6">
        <w:rPr>
          <w:rFonts w:ascii="Arial" w:hAnsi="Arial" w:cs="Arial"/>
          <w:szCs w:val="24"/>
        </w:rPr>
        <w:t>Buszczak</w:t>
      </w:r>
      <w:proofErr w:type="spellEnd"/>
      <w:r w:rsidR="007F49E6" w:rsidRPr="007F49E6">
        <w:rPr>
          <w:rFonts w:ascii="Arial" w:hAnsi="Arial" w:cs="Arial"/>
          <w:szCs w:val="24"/>
        </w:rPr>
        <w:t xml:space="preserve">, 2011; Roth, 2001; </w:t>
      </w:r>
      <w:proofErr w:type="spellStart"/>
      <w:r w:rsidR="007F49E6" w:rsidRPr="007F49E6">
        <w:rPr>
          <w:rFonts w:ascii="Arial" w:hAnsi="Arial" w:cs="Arial"/>
          <w:szCs w:val="24"/>
        </w:rPr>
        <w:t>Schüpbach</w:t>
      </w:r>
      <w:proofErr w:type="spellEnd"/>
      <w:r w:rsidR="007F49E6" w:rsidRPr="007F49E6">
        <w:rPr>
          <w:rFonts w:ascii="Arial" w:hAnsi="Arial" w:cs="Arial"/>
          <w:szCs w:val="24"/>
        </w:rPr>
        <w:t xml:space="preserve">, 1987; Tu et al., 2021; </w:t>
      </w:r>
      <w:proofErr w:type="spellStart"/>
      <w:r w:rsidR="007F49E6" w:rsidRPr="007F49E6">
        <w:rPr>
          <w:rFonts w:ascii="Arial" w:hAnsi="Arial" w:cs="Arial"/>
          <w:szCs w:val="24"/>
        </w:rPr>
        <w:t>Xie</w:t>
      </w:r>
      <w:proofErr w:type="spellEnd"/>
      <w:r w:rsidR="007F49E6" w:rsidRPr="007F49E6">
        <w:rPr>
          <w:rFonts w:ascii="Arial" w:hAnsi="Arial" w:cs="Arial"/>
          <w:szCs w:val="24"/>
        </w:rPr>
        <w:t xml:space="preserve"> and </w:t>
      </w:r>
      <w:proofErr w:type="spellStart"/>
      <w:r w:rsidR="007F49E6" w:rsidRPr="007F49E6">
        <w:rPr>
          <w:rFonts w:ascii="Arial" w:hAnsi="Arial" w:cs="Arial"/>
          <w:szCs w:val="24"/>
        </w:rPr>
        <w:t>Spradling</w:t>
      </w:r>
      <w:proofErr w:type="spellEnd"/>
      <w:r w:rsidR="007F49E6" w:rsidRPr="007F49E6">
        <w:rPr>
          <w:rFonts w:ascii="Arial" w:hAnsi="Arial" w:cs="Arial"/>
          <w:szCs w:val="24"/>
        </w:rPr>
        <w:t>,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 xml:space="preserve">The GSC and CB are marked by a round structure called the </w:t>
      </w:r>
      <w:proofErr w:type="spellStart"/>
      <w:r w:rsidR="009274FC" w:rsidRPr="005203CF">
        <w:rPr>
          <w:rFonts w:ascii="Arial" w:eastAsia="Arial" w:hAnsi="Arial" w:cs="Arial"/>
          <w:color w:val="000000" w:themeColor="text1"/>
        </w:rPr>
        <w:t>spectrosome</w:t>
      </w:r>
      <w:proofErr w:type="spellEnd"/>
      <w:r w:rsidR="009274FC" w:rsidRPr="005203CF">
        <w:rPr>
          <w:rFonts w:ascii="Arial" w:eastAsia="Arial" w:hAnsi="Arial" w:cs="Arial"/>
          <w:color w:val="000000" w:themeColor="text1"/>
        </w:rPr>
        <w:t xml:space="preserv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(De Cuevas and </w:t>
      </w:r>
      <w:proofErr w:type="spellStart"/>
      <w:r w:rsidR="00E943BC" w:rsidRPr="00E943BC">
        <w:rPr>
          <w:rFonts w:ascii="Arial" w:hAnsi="Arial" w:cs="Arial"/>
        </w:rPr>
        <w:t>Spradling</w:t>
      </w:r>
      <w:proofErr w:type="spellEnd"/>
      <w:r w:rsidR="00E943BC" w:rsidRPr="00E943BC">
        <w:rPr>
          <w:rFonts w:ascii="Arial" w:hAnsi="Arial" w:cs="Arial"/>
        </w:rPr>
        <w:t>,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xml:space="preserve">, which are marked by an extended structure called the </w:t>
      </w:r>
      <w:proofErr w:type="spellStart"/>
      <w:r w:rsidR="005E5A4F" w:rsidRPr="005203CF">
        <w:rPr>
          <w:rFonts w:ascii="Arial" w:eastAsia="Arial" w:hAnsi="Arial" w:cs="Arial"/>
          <w:color w:val="000000" w:themeColor="text1"/>
        </w:rPr>
        <w:t>fusome</w:t>
      </w:r>
      <w:proofErr w:type="spellEnd"/>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Forbes et al., 1996; Xie and Spradling, 2000)</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5945CEF2"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Carreira</w:t>
      </w:r>
      <w:proofErr w:type="spellEnd"/>
      <w:r w:rsidR="00E943BC" w:rsidRPr="00E943BC">
        <w:rPr>
          <w:rFonts w:ascii="Arial" w:hAnsi="Arial" w:cs="Arial"/>
        </w:rPr>
        <w:t>-Rosario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cysts.","container-title":"Development","DOI":"10.1242/dev.050575","ISSN":"0950-1991","issue":"19","journalAbbreviation":"Development","note":"Citation Key: tastanDrosophilaAtaxin2binding2010","page":"3167-3176","source":"Silverchair","title":"Drosophila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Carreira</w:t>
      </w:r>
      <w:proofErr w:type="spellEnd"/>
      <w:r w:rsidR="00E943BC" w:rsidRPr="00E943BC">
        <w:rPr>
          <w:rFonts w:ascii="Arial" w:hAnsi="Arial" w:cs="Arial"/>
        </w:rPr>
        <w:t>-Rosario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Hinnant</w:t>
      </w:r>
      <w:proofErr w:type="spellEnd"/>
      <w:r w:rsidR="00E943BC" w:rsidRPr="00E943BC">
        <w:rPr>
          <w:rFonts w:ascii="Arial" w:hAnsi="Arial" w:cs="Arial"/>
        </w:rPr>
        <w:t xml:space="preserve">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ins w:id="6" w:author="Elliot Martin" w:date="2022-03-24T15:33:00Z">
        <w:r w:rsidR="007F49E6" w:rsidRPr="007F49E6">
          <w:rPr>
            <w:rFonts w:ascii="Arial" w:eastAsia="Arial" w:hAnsi="Arial" w:cs="Arial"/>
            <w:color w:val="000000" w:themeColor="text1"/>
          </w:rPr>
          <w:t>Neither the translational regulation of mRNAs that control this progressive differentiation nor the temporal regulation of recombination is fully understood.</w:t>
        </w:r>
      </w:ins>
      <w:del w:id="7" w:author="Elliot Martin" w:date="2022-03-24T15:33:00Z">
        <w:r w:rsidR="000869E8" w:rsidDel="007F49E6">
          <w:rPr>
            <w:rFonts w:ascii="Arial" w:eastAsia="Arial" w:hAnsi="Arial" w:cs="Arial"/>
            <w:color w:val="000000" w:themeColor="text1"/>
          </w:rPr>
          <w:delText>Neither the</w:delText>
        </w:r>
        <w:r w:rsidR="007F3C85" w:rsidRPr="005203CF" w:rsidDel="007F49E6">
          <w:rPr>
            <w:rFonts w:ascii="Arial" w:eastAsia="Arial" w:hAnsi="Arial" w:cs="Arial"/>
            <w:color w:val="000000" w:themeColor="text1"/>
          </w:rPr>
          <w:delText xml:space="preserve"> mRNAs</w:delText>
        </w:r>
        <w:r w:rsidR="005325E2" w:rsidRPr="005203CF" w:rsidDel="007F49E6">
          <w:rPr>
            <w:rFonts w:ascii="Arial" w:eastAsia="Arial" w:hAnsi="Arial" w:cs="Arial"/>
            <w:color w:val="000000" w:themeColor="text1"/>
          </w:rPr>
          <w:delText xml:space="preserve"> </w:delText>
        </w:r>
        <w:r w:rsidR="000869E8" w:rsidDel="007F49E6">
          <w:rPr>
            <w:rFonts w:ascii="Arial" w:eastAsia="Arial" w:hAnsi="Arial" w:cs="Arial"/>
            <w:color w:val="000000" w:themeColor="text1"/>
          </w:rPr>
          <w:delText xml:space="preserve">that </w:delText>
        </w:r>
        <w:r w:rsidR="007F3C85" w:rsidRPr="005203CF" w:rsidDel="007F49E6">
          <w:rPr>
            <w:rFonts w:ascii="Arial" w:eastAsia="Arial" w:hAnsi="Arial" w:cs="Arial"/>
            <w:color w:val="000000" w:themeColor="text1"/>
          </w:rPr>
          <w:delText xml:space="preserve">are translationally regulated during this progressive </w:delText>
        </w:r>
        <w:r w:rsidR="000E0EF8" w:rsidRPr="005203CF" w:rsidDel="007F49E6">
          <w:rPr>
            <w:rFonts w:ascii="Arial" w:eastAsia="Arial" w:hAnsi="Arial" w:cs="Arial"/>
            <w:color w:val="000000" w:themeColor="text1"/>
          </w:rPr>
          <w:delText>differentiation</w:delText>
        </w:r>
        <w:r w:rsidR="007F3C85" w:rsidRPr="005203CF" w:rsidDel="007F49E6">
          <w:rPr>
            <w:rFonts w:ascii="Arial" w:eastAsia="Arial" w:hAnsi="Arial" w:cs="Arial"/>
            <w:color w:val="000000" w:themeColor="text1"/>
          </w:rPr>
          <w:delText xml:space="preserve"> nor how recombination is </w:delText>
        </w:r>
        <w:r w:rsidR="000E0EF8" w:rsidRPr="005203CF" w:rsidDel="007F49E6">
          <w:rPr>
            <w:rFonts w:ascii="Arial" w:eastAsia="Arial" w:hAnsi="Arial" w:cs="Arial"/>
            <w:color w:val="000000" w:themeColor="text1"/>
          </w:rPr>
          <w:delText>temporally regulated</w:delText>
        </w:r>
        <w:r w:rsidR="000869E8" w:rsidDel="007F49E6">
          <w:rPr>
            <w:rFonts w:ascii="Arial" w:eastAsia="Arial" w:hAnsi="Arial" w:cs="Arial"/>
            <w:color w:val="000000" w:themeColor="text1"/>
          </w:rPr>
          <w:delText xml:space="preserve"> is fully understood</w:delText>
        </w:r>
        <w:r w:rsidR="008F778F" w:rsidRPr="005203CF" w:rsidDel="007F49E6">
          <w:rPr>
            <w:rFonts w:ascii="Arial" w:eastAsia="Arial" w:hAnsi="Arial" w:cs="Arial"/>
            <w:color w:val="000000" w:themeColor="text1"/>
          </w:rPr>
          <w:delText xml:space="preserve"> </w:delText>
        </w:r>
      </w:del>
      <w:r w:rsidR="008F778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meiosis\nCitation Key: cahoonRegulatingConstructionDemolition2016","page":"369-377","source":"www.nature.com","title":"Regulating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Biology","language":"en","note":"Citation Key: tannetiPathwaySynapsisInitiation2011\ntex.ids= tannetiPathwaySynapsisInitiation2011a","page":"1852-1857","source":"ScienceDirect","title":"A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Institute\nCitation Key: rubinMixingMatchingChromosomes2020","page":"696","source":"www.mdpi.com","title":"Mixing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13BB8A7A"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 xml:space="preserve">(Roth, 2001; </w:t>
      </w:r>
      <w:proofErr w:type="spellStart"/>
      <w:r w:rsidR="00E943BC" w:rsidRPr="00E943BC">
        <w:rPr>
          <w:rFonts w:ascii="Arial" w:hAnsi="Arial" w:cs="Arial"/>
          <w:szCs w:val="24"/>
        </w:rPr>
        <w:t>Schüpbach</w:t>
      </w:r>
      <w:proofErr w:type="spellEnd"/>
      <w:r w:rsidR="00E943BC" w:rsidRPr="00E943BC">
        <w:rPr>
          <w:rFonts w:ascii="Arial" w:hAnsi="Arial" w:cs="Arial"/>
          <w:szCs w:val="24"/>
        </w:rPr>
        <w:t>,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Biology","language":"en","note":"Citation Key: linGermlineStemCell1993","page":"140-152","source":"ScienceDirect","title":"Germline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29361569\nCitation Key: wangWnt6MaintainsAnterior2018","source":"www.ncbi.nlm.nih.gov","title":"Wnt6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Decotto</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Kirilly</w:t>
      </w:r>
      <w:proofErr w:type="spellEnd"/>
      <w:r w:rsidR="00E943BC" w:rsidRPr="00E943BC">
        <w:rPr>
          <w:rFonts w:ascii="Arial" w:hAnsi="Arial" w:cs="Arial"/>
        </w:rPr>
        <w:t xml:space="preserve">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7F49E6">
        <w:rPr>
          <w:rFonts w:ascii="Cambria Math" w:eastAsia="Arial" w:hAnsi="Cambria Math" w:cs="Cambria Math"/>
          <w:color w:val="000000" w:themeColor="text1"/>
        </w:rPr>
        <w:instrText>∼</w:instrText>
      </w:r>
      <w:r w:rsidR="007F49E6">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developmental-biology;genetics;rna-sequencing\nCitation Key: rustSinglecellAtlasLineage2020","page":"5628","source":"www.nature.com","title":"A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 xml:space="preserve">(Margolis and </w:t>
      </w:r>
      <w:proofErr w:type="spellStart"/>
      <w:r w:rsidR="00E943BC" w:rsidRPr="00E943BC">
        <w:rPr>
          <w:rFonts w:ascii="Arial" w:hAnsi="Arial" w:cs="Arial"/>
        </w:rPr>
        <w:t>Spradling</w:t>
      </w:r>
      <w:proofErr w:type="spellEnd"/>
      <w:r w:rsidR="00E943BC" w:rsidRPr="00E943BC">
        <w:rPr>
          <w:rFonts w:ascii="Arial" w:hAnsi="Arial" w:cs="Arial"/>
        </w:rPr>
        <w:t>,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7F49E6">
        <w:rPr>
          <w:rFonts w:ascii="Cambria Math" w:eastAsia="Arial" w:hAnsi="Cambria Math" w:cs="Cambria Math"/>
          <w:color w:val="000000" w:themeColor="text1"/>
        </w:rPr>
        <w:instrText>∼</w:instrText>
      </w:r>
      <w:r w:rsidR="007F49E6">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developmental-biology;genetics;rna-sequencing\nCitation Key: rustSinglecellAtlasLineage2020","page":"5628","source":"www.nature.com","title":"A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https://onlinelibrary.wiley.com/doi/pdf/10.1002/wdev.36\nCitation Key: sahai-hernandezDrosophilaModelsEpithelial2012","page":"447-457","source":"Wiley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 xml:space="preserve">(Margolis and </w:t>
      </w:r>
      <w:proofErr w:type="spellStart"/>
      <w:r w:rsidR="00E943BC" w:rsidRPr="00E943BC">
        <w:rPr>
          <w:rFonts w:ascii="Arial" w:hAnsi="Arial" w:cs="Arial"/>
        </w:rPr>
        <w:t>Spradling</w:t>
      </w:r>
      <w:proofErr w:type="spellEnd"/>
      <w:r w:rsidR="00E943BC" w:rsidRPr="00E943BC">
        <w:rPr>
          <w:rFonts w:ascii="Arial" w:hAnsi="Arial" w:cs="Arial"/>
        </w:rPr>
        <w:t>,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2F401C18"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del w:id="8" w:author="Elliot Martin" w:date="2022-03-24T16:24:00Z">
        <w:r w:rsidR="00FA477D" w:rsidRPr="005203CF" w:rsidDel="00C1625C">
          <w:rPr>
            <w:rFonts w:ascii="Arial" w:eastAsia="Arial" w:hAnsi="Arial" w:cs="Arial"/>
            <w:color w:val="000000" w:themeColor="text1"/>
          </w:rPr>
          <w:delText>bulk</w:delText>
        </w:r>
        <w:r w:rsidR="00E26033" w:rsidDel="00C1625C">
          <w:rPr>
            <w:rFonts w:ascii="Arial" w:eastAsia="Arial" w:hAnsi="Arial" w:cs="Arial"/>
            <w:color w:val="000000" w:themeColor="text1"/>
          </w:rPr>
          <w:delText xml:space="preserve"> </w:delText>
        </w:r>
      </w:del>
      <w:r w:rsidR="00E26033">
        <w:rPr>
          <w:rFonts w:ascii="Arial" w:eastAsia="Arial" w:hAnsi="Arial" w:cs="Arial"/>
          <w:color w:val="000000" w:themeColor="text1"/>
        </w:rPr>
        <w:t>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del w:id="9" w:author="Elliot Martin" w:date="2022-03-24T16:24:00Z">
        <w:r w:rsidR="00926556" w:rsidDel="00C1625C">
          <w:rPr>
            <w:rFonts w:ascii="Arial" w:eastAsia="Arial" w:hAnsi="Arial" w:cs="Arial"/>
            <w:color w:val="000000" w:themeColor="text1"/>
          </w:rPr>
          <w:delText>single-cell mRNA-seq (</w:delText>
        </w:r>
      </w:del>
      <w:proofErr w:type="spellStart"/>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proofErr w:type="spellEnd"/>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del w:id="10" w:author="Elliot Martin" w:date="2022-03-24T16:24:00Z">
        <w:r w:rsidR="00926556" w:rsidDel="00C1625C">
          <w:rPr>
            <w:rFonts w:ascii="Arial" w:eastAsia="Arial" w:hAnsi="Arial" w:cs="Arial"/>
            <w:color w:val="000000" w:themeColor="text1"/>
          </w:rPr>
          <w:delText>)</w:delText>
        </w:r>
      </w:del>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4BDB5B43"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w:t>
      </w:r>
      <w:proofErr w:type="spellStart"/>
      <w:r w:rsidR="00E943BC" w:rsidRPr="00E943BC">
        <w:rPr>
          <w:rFonts w:ascii="Arial" w:hAnsi="Arial" w:cs="Arial"/>
          <w:szCs w:val="24"/>
        </w:rPr>
        <w:t>Lähnemann</w:t>
      </w:r>
      <w:proofErr w:type="spellEnd"/>
      <w:r w:rsidR="00E943BC" w:rsidRPr="00E943BC">
        <w:rPr>
          <w:rFonts w:ascii="Arial" w:hAnsi="Arial" w:cs="Arial"/>
          <w:szCs w:val="24"/>
        </w:rPr>
        <w:t xml:space="preserve">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7392096F"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50277ADF"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ins w:id="11" w:author="Elliot Martin" w:date="2022-03-24T16:26:00Z">
        <w:r w:rsidR="00C1625C">
          <w:rPr>
            <w:rFonts w:ascii="Arial" w:eastAsia="Arial" w:hAnsi="Arial" w:cs="Arial"/>
            <w:color w:val="000000" w:themeColor="text1"/>
          </w:rPr>
          <w:t xml:space="preserve">The genetically enriched samples of </w:t>
        </w:r>
        <w:r w:rsidR="00C1625C" w:rsidRPr="005203CF">
          <w:rPr>
            <w:rFonts w:ascii="Arial" w:eastAsia="Arial" w:hAnsi="Arial" w:cs="Arial"/>
            <w:color w:val="000000" w:themeColor="text1"/>
          </w:rPr>
          <w:t xml:space="preserve">GSCs, </w:t>
        </w:r>
        <w:r w:rsidR="00C1625C" w:rsidRPr="005203CF">
          <w:rPr>
            <w:rFonts w:ascii="Arial" w:eastAsia="Arial" w:hAnsi="Arial" w:cs="Arial"/>
            <w:color w:val="000000" w:themeColor="text1"/>
          </w:rPr>
          <w:lastRenderedPageBreak/>
          <w:t xml:space="preserve">CBs, </w:t>
        </w:r>
        <w:r w:rsidR="00C1625C">
          <w:rPr>
            <w:rFonts w:ascii="Arial" w:eastAsia="Arial" w:hAnsi="Arial" w:cs="Arial"/>
            <w:color w:val="000000" w:themeColor="text1"/>
          </w:rPr>
          <w:t xml:space="preserve">and </w:t>
        </w:r>
        <w:r w:rsidR="00C1625C" w:rsidRPr="005203CF">
          <w:rPr>
            <w:rFonts w:ascii="Arial" w:eastAsia="Arial" w:hAnsi="Arial" w:cs="Arial"/>
            <w:color w:val="000000" w:themeColor="text1"/>
          </w:rPr>
          <w:t>cysts</w:t>
        </w:r>
        <w:r w:rsidR="00C1625C" w:rsidRPr="005203CF">
          <w:rPr>
            <w:rFonts w:ascii="Arial" w:eastAsia="Arial" w:hAnsi="Arial" w:cs="Arial"/>
            <w:color w:val="000000" w:themeColor="text1"/>
          </w:rPr>
          <w:t xml:space="preserve"> </w:t>
        </w:r>
      </w:ins>
      <w:ins w:id="12" w:author="Elliot Martin" w:date="2022-03-24T16:27:00Z">
        <w:r w:rsidR="00C1625C">
          <w:rPr>
            <w:rFonts w:ascii="Arial" w:eastAsia="Arial" w:hAnsi="Arial" w:cs="Arial"/>
            <w:color w:val="000000" w:themeColor="text1"/>
          </w:rPr>
          <w:t>contain a large excess of these cell types as their germline. However, these samples do also contain some somatic cells as well</w:t>
        </w:r>
      </w:ins>
      <w:ins w:id="13" w:author="Elliot Martin" w:date="2022-03-24T16:26:00Z">
        <w:r w:rsidR="00C1625C">
          <w:rPr>
            <w:rFonts w:ascii="Arial" w:eastAsia="Arial" w:hAnsi="Arial" w:cs="Arial"/>
            <w:color w:val="000000" w:themeColor="text1"/>
          </w:rPr>
          <w:t>.</w:t>
        </w:r>
      </w:ins>
      <w:ins w:id="14" w:author="Elliot Martin" w:date="2022-03-24T16:30:00Z">
        <w:r w:rsidR="00651B5C">
          <w:rPr>
            <w:rFonts w:ascii="Arial" w:eastAsia="Arial" w:hAnsi="Arial" w:cs="Arial"/>
            <w:color w:val="000000" w:themeColor="text1"/>
          </w:rPr>
          <w:t xml:space="preserve"> For the cyst enrichment the number off cells within each cyst was not quantified and therefore the exact staging of those cyst stages is not known.</w:t>
        </w:r>
      </w:ins>
      <w:ins w:id="15" w:author="Elliot Martin" w:date="2022-03-24T16:27:00Z">
        <w:r w:rsidR="00C1625C">
          <w:rPr>
            <w:rFonts w:ascii="Arial" w:eastAsia="Arial" w:hAnsi="Arial" w:cs="Arial"/>
            <w:color w:val="000000" w:themeColor="text1"/>
          </w:rPr>
          <w:t xml:space="preserve"> </w:t>
        </w:r>
      </w:ins>
      <w:ins w:id="16" w:author="Elliot Martin" w:date="2022-03-24T16:28:00Z">
        <w:r w:rsidR="00C1625C">
          <w:rPr>
            <w:rFonts w:ascii="Arial" w:eastAsia="Arial" w:hAnsi="Arial" w:cs="Arial"/>
            <w:color w:val="000000" w:themeColor="text1"/>
          </w:rPr>
          <w:t xml:space="preserve">Additionally, all early stages including the first few egg chambers can be obtained from </w:t>
        </w:r>
      </w:ins>
      <w:ins w:id="17" w:author="Elliot Martin" w:date="2022-03-24T16:29:00Z">
        <w:r w:rsidR="00C1625C">
          <w:rPr>
            <w:rFonts w:ascii="Arial" w:eastAsia="Arial" w:hAnsi="Arial" w:cs="Arial"/>
            <w:color w:val="000000" w:themeColor="text1"/>
          </w:rPr>
          <w:t xml:space="preserve">the ovaries of </w:t>
        </w:r>
      </w:ins>
      <w:ins w:id="18" w:author="Elliot Martin" w:date="2022-03-24T16:28:00Z">
        <w:r w:rsidR="00C1625C">
          <w:rPr>
            <w:rFonts w:ascii="Arial" w:eastAsia="Arial" w:hAnsi="Arial" w:cs="Arial"/>
            <w:color w:val="000000" w:themeColor="text1"/>
          </w:rPr>
          <w:t>young</w:t>
        </w:r>
      </w:ins>
      <w:ins w:id="19" w:author="Elliot Martin" w:date="2022-03-24T16:29:00Z">
        <w:r w:rsidR="00C1625C">
          <w:rPr>
            <w:rFonts w:ascii="Arial" w:eastAsia="Arial" w:hAnsi="Arial" w:cs="Arial"/>
            <w:color w:val="000000" w:themeColor="text1"/>
          </w:rPr>
          <w:t xml:space="preserve"> females</w:t>
        </w:r>
      </w:ins>
      <w:ins w:id="20" w:author="Elliot Martin" w:date="2022-03-24T16:28:00Z">
        <w:r w:rsidR="00C1625C">
          <w:rPr>
            <w:rFonts w:ascii="Arial" w:eastAsia="Arial" w:hAnsi="Arial" w:cs="Arial"/>
            <w:color w:val="000000" w:themeColor="text1"/>
          </w:rPr>
          <w:t xml:space="preserve"> </w:t>
        </w:r>
      </w:ins>
      <w:ins w:id="21" w:author="Elliot Martin" w:date="2022-03-24T16:29:00Z">
        <w:r w:rsidR="00C1625C">
          <w:rPr>
            <w:rFonts w:ascii="Arial" w:eastAsia="Arial" w:hAnsi="Arial" w:cs="Arial"/>
            <w:color w:val="000000" w:themeColor="text1"/>
          </w:rPr>
          <w:t>(&gt;</w:t>
        </w:r>
      </w:ins>
      <w:ins w:id="22" w:author="Elliot Martin" w:date="2022-03-24T16:28:00Z">
        <w:r w:rsidR="00C1625C">
          <w:rPr>
            <w:rFonts w:ascii="Arial" w:eastAsia="Arial" w:hAnsi="Arial" w:cs="Arial"/>
            <w:color w:val="000000" w:themeColor="text1"/>
          </w:rPr>
          <w:t>16 hour old</w:t>
        </w:r>
      </w:ins>
      <w:ins w:id="23" w:author="Elliot Martin" w:date="2022-03-24T16:29:00Z">
        <w:r w:rsidR="00C1625C">
          <w:rPr>
            <w:rFonts w:ascii="Arial" w:eastAsia="Arial" w:hAnsi="Arial" w:cs="Arial"/>
            <w:color w:val="000000" w:themeColor="text1"/>
          </w:rPr>
          <w:t>).</w:t>
        </w:r>
      </w:ins>
      <w:ins w:id="24" w:author="Elliot Martin" w:date="2022-03-24T16:28:00Z">
        <w:r w:rsidR="00C1625C">
          <w:rPr>
            <w:rFonts w:ascii="Arial" w:eastAsia="Arial" w:hAnsi="Arial" w:cs="Arial"/>
            <w:color w:val="000000" w:themeColor="text1"/>
          </w:rPr>
          <w:t xml:space="preserve"> </w:t>
        </w:r>
      </w:ins>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589DC0BA"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ins w:id="25" w:author="Elliot Martin" w:date="2022-03-25T13:38:00Z">
        <w:r w:rsidR="00336254">
          <w:rPr>
            <w:rFonts w:ascii="Arial" w:eastAsia="Arial" w:hAnsi="Arial" w:cs="Arial"/>
            <w:color w:val="000000" w:themeColor="text1"/>
          </w:rPr>
          <w:t xml:space="preserve">bulk </w:t>
        </w:r>
      </w:ins>
      <w:del w:id="26" w:author="Elliot Martin" w:date="2022-03-25T13:38:00Z">
        <w:r w:rsidR="0020477E" w:rsidDel="00336254">
          <w:rPr>
            <w:rFonts w:ascii="Arial" w:eastAsia="Arial" w:hAnsi="Arial" w:cs="Arial"/>
            <w:color w:val="000000" w:themeColor="text1"/>
          </w:rPr>
          <w:delText>m</w:delText>
        </w:r>
      </w:del>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 xml:space="preserve">to explore expression trends </w:t>
      </w:r>
      <w:del w:id="27" w:author="Elliot Martin" w:date="2022-03-24T16:32:00Z">
        <w:r w:rsidR="34908B2F" w:rsidRPr="005203CF" w:rsidDel="00A544D7">
          <w:rPr>
            <w:rFonts w:ascii="Arial" w:eastAsia="Arial" w:hAnsi="Arial" w:cs="Arial"/>
            <w:color w:val="000000" w:themeColor="text1"/>
          </w:rPr>
          <w:delText>over</w:delText>
        </w:r>
        <w:r w:rsidR="4769895D" w:rsidRPr="005203CF" w:rsidDel="00A544D7">
          <w:rPr>
            <w:rFonts w:ascii="Arial" w:eastAsia="Arial" w:hAnsi="Arial" w:cs="Arial"/>
            <w:color w:val="000000" w:themeColor="text1"/>
          </w:rPr>
          <w:delText>-</w:delText>
        </w:r>
      </w:del>
      <w:ins w:id="28" w:author="Elliot Martin" w:date="2022-03-24T16:32:00Z">
        <w:r w:rsidR="00A544D7">
          <w:rPr>
            <w:rFonts w:ascii="Arial" w:eastAsia="Arial" w:hAnsi="Arial" w:cs="Arial"/>
            <w:color w:val="000000" w:themeColor="text1"/>
          </w:rPr>
          <w:t xml:space="preserve"> across </w:t>
        </w:r>
      </w:ins>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del w:id="29" w:author="Elliot Martin" w:date="2022-03-24T13:08:00Z">
        <w:r w:rsidR="004102A3" w:rsidRPr="005203CF" w:rsidDel="00F2032B">
          <w:rPr>
            <w:rFonts w:ascii="Arial" w:eastAsia="Arial" w:hAnsi="Arial" w:cs="Arial"/>
            <w:b/>
            <w:bCs/>
            <w:color w:val="000000" w:themeColor="text1"/>
          </w:rPr>
          <w:delText>1B</w:delText>
        </w:r>
      </w:del>
      <w:ins w:id="30" w:author="Elliot Martin" w:date="2022-03-24T13:08:00Z">
        <w:r w:rsidR="00F2032B" w:rsidRPr="005203CF">
          <w:rPr>
            <w:rFonts w:ascii="Arial" w:eastAsia="Arial" w:hAnsi="Arial" w:cs="Arial"/>
            <w:b/>
            <w:bCs/>
            <w:color w:val="000000" w:themeColor="text1"/>
          </w:rPr>
          <w:t>1</w:t>
        </w:r>
        <w:r w:rsidR="00F2032B">
          <w:rPr>
            <w:rFonts w:ascii="Arial" w:eastAsia="Arial" w:hAnsi="Arial" w:cs="Arial"/>
            <w:b/>
            <w:bCs/>
            <w:color w:val="000000" w:themeColor="text1"/>
          </w:rPr>
          <w:t>C</w:t>
        </w:r>
      </w:ins>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enhance hypothesis generation</w:t>
      </w:r>
      <w:del w:id="31" w:author="Elliot Martin" w:date="2022-03-24T16:33:00Z">
        <w:r w:rsidR="5D2D51FC" w:rsidRPr="005203CF" w:rsidDel="00A544D7">
          <w:rPr>
            <w:rFonts w:ascii="Arial" w:eastAsia="Arial" w:hAnsi="Arial" w:cs="Arial"/>
            <w:color w:val="000000" w:themeColor="text1"/>
          </w:rPr>
          <w:delText xml:space="preserve"> or </w:delText>
        </w:r>
        <w:r w:rsidR="4F7CF845" w:rsidRPr="005203CF" w:rsidDel="00A544D7">
          <w:rPr>
            <w:rFonts w:ascii="Arial" w:eastAsia="Arial" w:hAnsi="Arial" w:cs="Arial"/>
            <w:color w:val="000000" w:themeColor="text1"/>
          </w:rPr>
          <w:delText>to confirm expression patterns observed from other methods</w:delText>
        </w:r>
      </w:del>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09187D16"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liminate somatic 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Wilcockson</w:t>
      </w:r>
      <w:proofErr w:type="spellEnd"/>
      <w:r w:rsidR="00E943BC" w:rsidRPr="00E943BC">
        <w:rPr>
          <w:rFonts w:ascii="Arial" w:hAnsi="Arial" w:cs="Arial"/>
        </w:rPr>
        <w:t xml:space="preserve">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453983FC"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Additionally, RpS19</w:t>
      </w:r>
      <w:proofErr w:type="gramStart"/>
      <w:r w:rsidR="0034637B" w:rsidRPr="005203CF">
        <w:rPr>
          <w:rFonts w:ascii="Arial" w:eastAsia="Arial" w:hAnsi="Arial" w:cs="Arial"/>
          <w:color w:val="000000" w:themeColor="text1"/>
        </w:rPr>
        <w:t>b::</w:t>
      </w:r>
      <w:proofErr w:type="gramEnd"/>
      <w:r w:rsidR="0034637B" w:rsidRPr="005203CF">
        <w:rPr>
          <w:rFonts w:ascii="Arial" w:eastAsia="Arial" w:hAnsi="Arial" w:cs="Arial"/>
          <w:color w:val="000000" w:themeColor="text1"/>
        </w:rPr>
        <w:t xml:space="preserve">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56DF0B19"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w:t>
      </w:r>
      <w:r w:rsidR="00AB3086" w:rsidRPr="005203CF">
        <w:rPr>
          <w:rFonts w:ascii="Arial" w:eastAsia="Arial" w:hAnsi="Arial" w:cs="Arial"/>
          <w:color w:val="000000" w:themeColor="text1"/>
        </w:rPr>
        <w:lastRenderedPageBreak/>
        <w:t xml:space="preserve">is consistent with GO-terms identified in Wilcockson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in differentiating cysts</w:t>
      </w:r>
      <w:del w:id="32" w:author="Elliot Martin" w:date="2022-03-24T16:34:00Z">
        <w:r w:rsidR="00AB3086" w:rsidRPr="005203CF" w:rsidDel="00A544D7">
          <w:rPr>
            <w:rFonts w:ascii="Arial" w:eastAsia="Arial" w:hAnsi="Arial" w:cs="Arial"/>
            <w:color w:val="000000" w:themeColor="text1"/>
          </w:rPr>
          <w:delText xml:space="preserve"> than </w:delText>
        </w:r>
        <w:r w:rsidR="00AB3086" w:rsidRPr="00F56096" w:rsidDel="00A544D7">
          <w:rPr>
            <w:rFonts w:ascii="Arial" w:eastAsia="Arial" w:hAnsi="Arial" w:cs="Arial"/>
            <w:color w:val="000000" w:themeColor="text1"/>
          </w:rPr>
          <w:delText>GSC</w:delText>
        </w:r>
      </w:del>
      <w:del w:id="33" w:author="Elliot Martin" w:date="2022-03-24T16:33:00Z">
        <w:r w:rsidR="00AB3086" w:rsidRPr="00F56096" w:rsidDel="00A544D7">
          <w:rPr>
            <w:rFonts w:ascii="Arial" w:eastAsia="Arial" w:hAnsi="Arial" w:cs="Arial"/>
            <w:color w:val="000000" w:themeColor="text1"/>
          </w:rPr>
          <w:delText>s</w:delText>
        </w:r>
      </w:del>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51D74B10"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proofErr w:type="spellStart"/>
      <w:r w:rsidR="00E30F7F" w:rsidRPr="00647D0E">
        <w:rPr>
          <w:rFonts w:ascii="Arial" w:eastAsia="Arial" w:hAnsi="Arial" w:cs="Arial"/>
          <w:color w:val="000000" w:themeColor="text1"/>
        </w:rPr>
        <w:t>hs</w:t>
      </w:r>
      <w:proofErr w:type="spellEnd"/>
      <w:r w:rsidR="00E30F7F" w:rsidRPr="00647D0E">
        <w:rPr>
          <w:rFonts w:ascii="Arial" w:eastAsia="Arial" w:hAnsi="Arial" w:cs="Arial"/>
          <w:color w:val="000000" w:themeColor="text1"/>
        </w:rPr>
        <w: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Biology","language":"en","note":"Citation Key: tannetiPathwaySynapsisInitiation2011\ntex.ids= tannetiPathwaySynapsisInitiation2011a","page":"1852-1857","source":"ScienceDirect","title":"A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proofErr w:type="spellStart"/>
      <w:r w:rsidR="00E943BC" w:rsidRPr="00D46D6A">
        <w:rPr>
          <w:rFonts w:ascii="Arial" w:hAnsi="Arial" w:cs="Arial"/>
        </w:rPr>
        <w:t>Tanneti</w:t>
      </w:r>
      <w:proofErr w:type="spellEnd"/>
      <w:r w:rsidR="00E943BC" w:rsidRPr="00D46D6A">
        <w:rPr>
          <w:rFonts w:ascii="Arial" w:hAnsi="Arial" w:cs="Arial"/>
        </w:rPr>
        <w:t xml:space="preserve"> et al., 2011</w:t>
      </w:r>
      <w:r w:rsidR="00E943BC" w:rsidRPr="00E943BC">
        <w:rPr>
          <w:rFonts w:ascii="Arial" w:hAnsi="Arial" w:cs="Arial"/>
        </w:rPr>
        <w:t>)</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5624823E"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w:t>
      </w:r>
      <w:del w:id="34" w:author="Elliot Martin" w:date="2022-03-24T16:35:00Z">
        <w:r w:rsidR="00051823" w:rsidRPr="005203CF" w:rsidDel="003875E7">
          <w:rPr>
            <w:rFonts w:ascii="Arial" w:eastAsia="Arial" w:hAnsi="Arial" w:cs="Arial"/>
            <w:color w:val="000000" w:themeColor="text1"/>
          </w:rPr>
          <w:delText>s</w:delText>
        </w:r>
      </w:del>
      <w:r w:rsidR="00051823" w:rsidRPr="005203CF">
        <w:rPr>
          <w:rFonts w:ascii="Arial" w:eastAsia="Arial" w:hAnsi="Arial" w:cs="Arial"/>
          <w:color w:val="000000" w:themeColor="text1"/>
        </w:rPr>
        <w:t xml:space="preserve"> </w:t>
      </w:r>
      <w:r w:rsidR="001A7B3C" w:rsidRPr="005203CF">
        <w:rPr>
          <w:rFonts w:ascii="Arial" w:eastAsia="Arial" w:hAnsi="Arial" w:cs="Arial"/>
          <w:color w:val="000000" w:themeColor="text1"/>
        </w:rPr>
        <w:t>engage</w:t>
      </w:r>
      <w:ins w:id="35" w:author="Elliot Martin" w:date="2022-03-24T16:35:00Z">
        <w:r w:rsidR="003875E7">
          <w:rPr>
            <w:rFonts w:ascii="Arial" w:eastAsia="Arial" w:hAnsi="Arial" w:cs="Arial"/>
            <w:color w:val="000000" w:themeColor="text1"/>
          </w:rPr>
          <w:t>d</w:t>
        </w:r>
      </w:ins>
      <w:del w:id="36" w:author="Elliot Martin" w:date="2022-03-24T16:35:00Z">
        <w:r w:rsidR="001A7B3C" w:rsidDel="003875E7">
          <w:rPr>
            <w:rFonts w:ascii="Arial" w:eastAsia="Arial" w:hAnsi="Arial" w:cs="Arial"/>
            <w:color w:val="000000" w:themeColor="text1"/>
          </w:rPr>
          <w:delText>ment</w:delText>
        </w:r>
      </w:del>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w:t>
      </w:r>
      <w:r w:rsidR="005C313B" w:rsidRPr="005203CF">
        <w:rPr>
          <w:rFonts w:ascii="Arial" w:eastAsia="Arial" w:hAnsi="Arial" w:cs="Arial"/>
          <w:color w:val="000000" w:themeColor="text1"/>
        </w:rPr>
        <w:lastRenderedPageBreak/>
        <w:t xml:space="preserve">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14CE1828"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w:t>
      </w:r>
      <w:ins w:id="37" w:author="Elliot Martin" w:date="2022-03-24T16:36:00Z">
        <w:r w:rsidR="003875E7">
          <w:rPr>
            <w:rFonts w:ascii="Arial" w:eastAsia="Arial" w:hAnsi="Arial" w:cs="Arial"/>
            <w:color w:val="000000" w:themeColor="text1"/>
          </w:rPr>
          <w:t>e</w:t>
        </w:r>
      </w:ins>
      <w:del w:id="38" w:author="Elliot Martin" w:date="2022-03-24T16:36:00Z">
        <w:r w:rsidR="00A9108B" w:rsidRPr="005203CF" w:rsidDel="003875E7">
          <w:rPr>
            <w:rFonts w:ascii="Arial" w:eastAsia="Arial" w:hAnsi="Arial" w:cs="Arial"/>
            <w:color w:val="000000" w:themeColor="text1"/>
          </w:rPr>
          <w:delText xml:space="preserve">e, </w:delText>
        </w:r>
        <w:r w:rsidR="00644B2B" w:rsidRPr="005203CF" w:rsidDel="003875E7">
          <w:rPr>
            <w:rFonts w:ascii="Arial" w:eastAsia="Arial" w:hAnsi="Arial" w:cs="Arial"/>
            <w:color w:val="000000" w:themeColor="text1"/>
          </w:rPr>
          <w:delText>is</w:delText>
        </w:r>
      </w:del>
      <w:r w:rsidR="00644B2B"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Genetics","DOI":"https://doi.org/f5qr9d","ISSN":"1553-7404","issue":"12","journalAbbreviation":"PLOS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Christophorou</w:t>
      </w:r>
      <w:proofErr w:type="spellEnd"/>
      <w:r w:rsidR="00E943BC" w:rsidRPr="00E943BC">
        <w:rPr>
          <w:rFonts w:ascii="Arial" w:hAnsi="Arial" w:cs="Arial"/>
        </w:rPr>
        <w:t xml:space="preserve">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proofErr w:type="gramStart"/>
      <w:r w:rsidR="00E17F93" w:rsidRPr="005203CF">
        <w:rPr>
          <w:rFonts w:ascii="Arial" w:eastAsia="Arial" w:hAnsi="Arial" w:cs="Arial"/>
          <w:color w:val="000000" w:themeColor="text1"/>
        </w:rPr>
        <w:t>Ord::</w:t>
      </w:r>
      <w:proofErr w:type="gramEnd"/>
      <w:r w:rsidR="00E17F93" w:rsidRPr="005203CF">
        <w:rPr>
          <w:rFonts w:ascii="Arial" w:eastAsia="Arial" w:hAnsi="Arial" w:cs="Arial"/>
          <w:color w:val="000000" w:themeColor="text1"/>
        </w:rPr>
        <w:t>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278BD82D"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w:t>
      </w:r>
      <w:r w:rsidRPr="005203CF">
        <w:rPr>
          <w:rFonts w:ascii="Arial" w:eastAsia="Arial" w:hAnsi="Arial" w:cs="Arial"/>
          <w:color w:val="000000" w:themeColor="text1"/>
        </w:rPr>
        <w:lastRenderedPageBreak/>
        <w:t xml:space="preserve">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4DF60C4F"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w:t>
      </w:r>
      <w:proofErr w:type="gramStart"/>
      <w:r w:rsidR="4E75806F" w:rsidRPr="005203CF">
        <w:rPr>
          <w:rFonts w:ascii="Arial" w:eastAsia="Arial" w:hAnsi="Arial" w:cs="Arial"/>
          <w:color w:val="000000" w:themeColor="text1"/>
        </w:rPr>
        <w:t>1.20 fold</w:t>
      </w:r>
      <w:proofErr w:type="gramEnd"/>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proofErr w:type="gramStart"/>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proofErr w:type="gramEnd"/>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cysts.","container-title":"Development","DOI":"10.1242/dev.050575","ISSN":"0950-1991","issue":"19","journalAbbreviation":"Development","note":"Citation Key: tastanDrosophilaAtaxin2binding2010","page":"3167-3176","source":"Silverchair","title":"Drosophila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r w:rsidR="00B355C8" w:rsidRPr="005203CF">
        <w:rPr>
          <w:rFonts w:ascii="Arial" w:eastAsia="Arial" w:hAnsi="Arial" w:cs="Arial"/>
          <w:color w:val="000000" w:themeColor="text1"/>
        </w:rPr>
        <w:t>s</w:t>
      </w:r>
      <w:r w:rsidR="00B355C8">
        <w:rPr>
          <w:rFonts w:ascii="Arial" w:eastAsia="Arial" w:hAnsi="Arial" w:cs="Arial"/>
          <w:color w:val="000000" w:themeColor="text1"/>
        </w:rPr>
        <w:t>c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21271E02"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 xml:space="preserve">that </w:t>
      </w:r>
      <w:r w:rsidR="00B370F3">
        <w:rPr>
          <w:rFonts w:ascii="Arial" w:eastAsia="Arial" w:hAnsi="Arial" w:cs="Arial"/>
          <w:color w:val="000000" w:themeColor="text1"/>
        </w:rPr>
        <w:lastRenderedPageBreak/>
        <w:t>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Shachak</w:t>
      </w:r>
      <w:proofErr w:type="spellEnd"/>
      <w:r w:rsidR="00E943BC" w:rsidRPr="00E943BC">
        <w:rPr>
          <w:rFonts w:ascii="Arial" w:hAnsi="Arial" w:cs="Arial"/>
        </w:rPr>
        <w:t xml:space="preserve">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crucial as more researchers delve into </w:t>
      </w:r>
      <w:r w:rsidR="00B370F3">
        <w:rPr>
          <w:rFonts w:ascii="Arial" w:eastAsia="Arial" w:hAnsi="Arial" w:cs="Arial"/>
          <w:color w:val="000000" w:themeColor="text1"/>
        </w:rPr>
        <w:t xml:space="preserve">more data-intensive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We thank Noor Ko</w:t>
      </w:r>
      <w:r w:rsidR="008A0EA5">
        <w:rPr>
          <w:rFonts w:ascii="Arial" w:eastAsia="Arial" w:hAnsi="Arial" w:cs="Arial"/>
          <w:color w:val="000000" w:themeColor="text1"/>
        </w:rPr>
        <w:t>tb</w:t>
      </w:r>
      <w:r w:rsidR="003F3DA4">
        <w:rPr>
          <w:rFonts w:ascii="Arial" w:eastAsia="Arial" w:hAnsi="Arial" w:cs="Arial"/>
          <w:color w:val="000000" w:themeColor="text1"/>
        </w:rPr>
        <w:t xml:space="preserve">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0510AD51"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Pr="00971F87">
        <w:rPr>
          <w:rStyle w:val="Emphasis"/>
          <w:rFonts w:ascii="Arial" w:hAnsi="Arial" w:cs="Arial"/>
          <w:color w:val="191919"/>
          <w:bdr w:val="none" w:sz="0" w:space="0" w:color="auto" w:frame="1"/>
          <w:shd w:val="clear" w:color="auto" w:fill="FFFFFF"/>
        </w:rPr>
        <w:t>ord-GFP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7F49E6">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618430A" w:rsidR="00D01DBA" w:rsidRPr="005203CF" w:rsidRDefault="000C2FFD" w:rsidP="005203CF">
      <w:pPr>
        <w:spacing w:after="0" w:line="360" w:lineRule="auto"/>
        <w:jc w:val="both"/>
        <w:rPr>
          <w:rFonts w:ascii="Arial" w:eastAsia="Arial" w:hAnsi="Arial" w:cs="Arial"/>
          <w:color w:val="000000" w:themeColor="text1"/>
        </w:rPr>
      </w:pPr>
      <w:ins w:id="39"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1A1579" w:rsidRPr="005203CF">
        <w:rPr>
          <w:rFonts w:ascii="Arial" w:eastAsia="Arial" w:hAnsi="Arial" w:cs="Arial"/>
          <w:color w:val="000000" w:themeColor="text1"/>
        </w:rPr>
        <w:t>UAS-</w:t>
      </w:r>
      <w:proofErr w:type="spellStart"/>
      <w:r w:rsidR="001A1579" w:rsidRPr="00647D0E">
        <w:rPr>
          <w:rFonts w:ascii="Arial" w:eastAsia="Arial" w:hAnsi="Arial" w:cs="Arial"/>
          <w:i/>
          <w:iCs/>
          <w:color w:val="000000" w:themeColor="text1"/>
        </w:rPr>
        <w:t>tkv</w:t>
      </w:r>
      <w:proofErr w:type="spellEnd"/>
      <w:r w:rsidR="001A1579" w:rsidRPr="00647D0E">
        <w:rPr>
          <w:rFonts w:ascii="Arial" w:eastAsia="Arial" w:hAnsi="Arial" w:cs="Arial"/>
          <w:i/>
          <w:iCs/>
          <w:color w:val="000000" w:themeColor="text1"/>
        </w:rPr>
        <w:t xml:space="preserve"> </w:t>
      </w:r>
      <w:r w:rsidR="00B65F91" w:rsidRPr="005203CF">
        <w:rPr>
          <w:rFonts w:ascii="Arial" w:eastAsia="Arial" w:hAnsi="Arial" w:cs="Arial"/>
          <w:color w:val="000000" w:themeColor="text1"/>
        </w:rPr>
        <w:tab/>
      </w:r>
      <w:r w:rsidR="00B65F91" w:rsidRPr="005203CF">
        <w:rPr>
          <w:rFonts w:ascii="Arial" w:eastAsia="Arial" w:hAnsi="Arial" w:cs="Arial"/>
          <w:color w:val="000000" w:themeColor="text1"/>
        </w:rPr>
        <w:tab/>
        <w:t>GSE171349</w:t>
      </w:r>
    </w:p>
    <w:p w14:paraId="490AEE83" w14:textId="19FD1B5B" w:rsidR="001A1579" w:rsidRPr="005203CF" w:rsidRDefault="000C2FFD" w:rsidP="005203CF">
      <w:pPr>
        <w:spacing w:after="0" w:line="360" w:lineRule="auto"/>
        <w:jc w:val="both"/>
        <w:rPr>
          <w:rFonts w:ascii="Arial" w:eastAsia="Arial" w:hAnsi="Arial" w:cs="Arial"/>
          <w:color w:val="000000" w:themeColor="text1"/>
        </w:rPr>
      </w:pPr>
      <w:ins w:id="40"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 xml:space="preserve"> RNAi</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B65F91"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E111461" w:rsidR="001A1579" w:rsidRPr="005203CF" w:rsidRDefault="000C2FFD" w:rsidP="005203CF">
      <w:pPr>
        <w:spacing w:after="0" w:line="360" w:lineRule="auto"/>
        <w:jc w:val="both"/>
        <w:rPr>
          <w:rFonts w:ascii="Arial" w:eastAsia="Arial" w:hAnsi="Arial" w:cs="Arial"/>
          <w:color w:val="000000" w:themeColor="text1"/>
        </w:rPr>
      </w:pPr>
      <w:ins w:id="41" w:author="Elliot Martin" w:date="2022-03-24T13:38:00Z">
        <w:r w:rsidRPr="000C2FFD">
          <w:rPr>
            <w:rFonts w:ascii="Arial" w:eastAsia="Arial" w:hAnsi="Arial" w:cs="Arial"/>
            <w:color w:val="000000" w:themeColor="text1"/>
          </w:rPr>
          <w:t>nosGAL4</w:t>
        </w:r>
      </w:ins>
      <w:r w:rsidR="00B65F91"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B65F91" w:rsidRPr="00647D0E">
        <w:rPr>
          <w:rFonts w:ascii="Arial" w:eastAsia="Arial" w:hAnsi="Arial" w:cs="Arial"/>
          <w:i/>
          <w:iCs/>
          <w:color w:val="000000" w:themeColor="text1"/>
        </w:rPr>
        <w:t>am</w:t>
      </w:r>
      <w:r w:rsidR="00B65F91" w:rsidRPr="005203CF">
        <w:rPr>
          <w:rFonts w:ascii="Arial" w:eastAsia="Arial" w:hAnsi="Arial" w:cs="Arial"/>
          <w:color w:val="000000" w:themeColor="text1"/>
        </w:rPr>
        <w:t xml:space="preserve"> RNAi; </w:t>
      </w:r>
      <w:proofErr w:type="spellStart"/>
      <w:r w:rsidR="00B65F91">
        <w:rPr>
          <w:rFonts w:ascii="Arial" w:eastAsia="Arial" w:hAnsi="Arial" w:cs="Arial"/>
          <w:color w:val="000000" w:themeColor="text1"/>
        </w:rPr>
        <w:t>hs</w:t>
      </w:r>
      <w:proofErr w:type="spellEnd"/>
      <w:r w:rsidR="00B65F91" w:rsidRPr="005203CF">
        <w:rPr>
          <w:rFonts w:ascii="Arial" w:eastAsia="Arial" w:hAnsi="Arial" w:cs="Arial"/>
          <w:color w:val="000000" w:themeColor="text1"/>
        </w:rPr>
        <w: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ins w:id="42" w:author="Elliot Martin" w:date="2022-03-24T14:15:00Z">
        <w:r w:rsidR="00567796">
          <w:rPr>
            <w:rFonts w:ascii="Arial" w:eastAsia="Arial" w:hAnsi="Arial" w:cs="Arial"/>
            <w:color w:val="000000" w:themeColor="text1"/>
          </w:rPr>
          <w:t>, GSE195893</w:t>
        </w:r>
      </w:ins>
    </w:p>
    <w:p w14:paraId="44CA6264" w14:textId="5443D513"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oung-WT</w:t>
      </w:r>
      <w:ins w:id="43" w:author="Elliot Martin" w:date="2022-03-24T13:38:00Z">
        <w:r w:rsidR="000C2FFD">
          <w:rPr>
            <w:rFonts w:ascii="Arial" w:eastAsia="Arial" w:hAnsi="Arial" w:cs="Arial"/>
            <w:color w:val="000000" w:themeColor="text1"/>
          </w:rPr>
          <w:t xml:space="preserve"> (</w:t>
        </w:r>
        <w:r w:rsidR="000C2FFD" w:rsidRPr="000C2FFD">
          <w:rPr>
            <w:rFonts w:ascii="Arial" w:eastAsia="Arial" w:hAnsi="Arial" w:cs="Arial"/>
            <w:color w:val="000000" w:themeColor="text1"/>
          </w:rPr>
          <w:t>nosGAL4</w:t>
        </w:r>
        <w:r w:rsidR="000C2FFD">
          <w:rPr>
            <w:rFonts w:ascii="Arial" w:eastAsia="Arial" w:hAnsi="Arial" w:cs="Arial"/>
            <w:color w:val="000000" w:themeColor="text1"/>
          </w:rPr>
          <w:t>)</w:t>
        </w:r>
      </w:ins>
      <w:r w:rsidRPr="005203CF">
        <w:rPr>
          <w:rFonts w:ascii="Arial" w:eastAsia="Arial" w:hAnsi="Arial" w:cs="Arial"/>
          <w:color w:val="000000" w:themeColor="text1"/>
        </w:rPr>
        <w:t xml:space="preserve">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lastRenderedPageBreak/>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The codebase underlying </w:t>
      </w:r>
      <w:r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173DE6C0"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ouse anti-</w:t>
      </w:r>
      <w:proofErr w:type="spellStart"/>
      <w:ins w:id="44" w:author="Elliot Martin" w:date="2022-03-24T16:37:00Z">
        <w:r w:rsidR="003875E7">
          <w:rPr>
            <w:rFonts w:ascii="Arial" w:eastAsia="Arial" w:hAnsi="Arial" w:cs="Arial"/>
            <w:color w:val="222222"/>
          </w:rPr>
          <w:t>hts</w:t>
        </w:r>
        <w:proofErr w:type="spellEnd"/>
        <w:r w:rsidR="003875E7">
          <w:rPr>
            <w:rFonts w:ascii="Arial" w:eastAsia="Arial" w:hAnsi="Arial" w:cs="Arial"/>
            <w:color w:val="222222"/>
          </w:rPr>
          <w:t xml:space="preserve"> </w:t>
        </w:r>
      </w:ins>
      <w:r w:rsidRPr="00647D0E">
        <w:rPr>
          <w:rFonts w:ascii="Arial" w:eastAsia="Arial" w:hAnsi="Arial" w:cs="Arial"/>
          <w:color w:val="222222"/>
        </w:rPr>
        <w:t xml:space="preserve">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7F49E6">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7F49E6">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3384C0DB"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6A7C278C" w:rsidR="002617E2" w:rsidRDefault="00B65F91" w:rsidP="005203CF">
      <w:pPr>
        <w:spacing w:line="360" w:lineRule="auto"/>
        <w:jc w:val="both"/>
        <w:rPr>
          <w:rFonts w:ascii="Arial" w:eastAsia="Arial" w:hAnsi="Arial" w:cs="Arial"/>
        </w:rPr>
      </w:pPr>
      <w:bookmarkStart w:id="45"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w:t>
      </w:r>
      <w:ins w:id="46" w:author="Elliot Martin" w:date="2022-03-24T16:37:00Z">
        <w:r w:rsidR="003875E7">
          <w:rPr>
            <w:rFonts w:ascii="Arial" w:eastAsia="Arial" w:hAnsi="Arial" w:cs="Arial"/>
          </w:rPr>
          <w:t>.</w:t>
        </w:r>
      </w:ins>
      <w:r w:rsidRPr="005203CF">
        <w:rPr>
          <w:rFonts w:ascii="Arial" w:eastAsia="Arial" w:hAnsi="Arial" w:cs="Arial"/>
        </w:rPr>
        <w:t xml:space="preserve"> </w:t>
      </w:r>
      <w:proofErr w:type="gramStart"/>
      <w:r w:rsidRPr="005203CF">
        <w:rPr>
          <w:rFonts w:ascii="Arial" w:eastAsia="Arial" w:hAnsi="Arial" w:cs="Arial"/>
        </w:rPr>
        <w:t>The</w:t>
      </w:r>
      <w:proofErr w:type="gramEnd"/>
      <w:r w:rsidRPr="005203CF">
        <w:rPr>
          <w:rFonts w:ascii="Arial" w:eastAsia="Arial" w:hAnsi="Arial" w:cs="Arial"/>
        </w:rPr>
        <w:t xml:space="preserv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45"/>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06906F48"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7F49E6">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Biology","note":"Citation Key: loveModeratedEstimationFold2014","page":"550","source":"BioMed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5FC109B3" w:rsidR="003C20C8" w:rsidRDefault="00B65F91" w:rsidP="003C20C8">
      <w:pPr>
        <w:spacing w:line="360" w:lineRule="auto"/>
        <w:jc w:val="both"/>
        <w:rPr>
          <w:rFonts w:ascii="Arial" w:eastAsia="Arial" w:hAnsi="Arial" w:cs="Arial"/>
        </w:rPr>
      </w:pPr>
      <w:r w:rsidRPr="003D0112">
        <w:rPr>
          <w:rFonts w:ascii="Arial" w:eastAsia="Arial" w:hAnsi="Arial" w:cs="Arial"/>
        </w:rPr>
        <w:lastRenderedPageBreak/>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7F49E6">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Biology","note":"Citation Key: loveModeratedEstimationFold2014","page":"550","source":"BioMed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0305BEAE" w:rsidR="00DC20CE"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7F49E6">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identity.","container-title":"Cell","DOI":"10.1016/j.cell.2021.04.048","ISSN":"0092-8674","issue":"13","journalAbbreviation":"Cell","language":"en","note":"Citation Key: haoIntegratedAnalysisMultimodal2021","page":"3573-3587.e29","source":"ScienceDirect","title":"Integrated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proofErr w:type="gramStart"/>
      <w:r w:rsidR="00146F9A" w:rsidRPr="00146F9A">
        <w:rPr>
          <w:rFonts w:ascii="Arial" w:eastAsia="Arial" w:hAnsi="Arial" w:cs="Arial"/>
        </w:rPr>
        <w:t>logfc.threshold</w:t>
      </w:r>
      <w:proofErr w:type="gramEnd"/>
      <w:r w:rsidR="00146F9A" w:rsidRPr="00146F9A">
        <w:rPr>
          <w:rFonts w:ascii="Arial" w:eastAsia="Arial" w:hAnsi="Arial" w:cs="Arial"/>
        </w:rPr>
        <w:t xml:space="preserve"> = 0.75</w:t>
      </w:r>
      <w:r w:rsidR="00146F9A">
        <w:rPr>
          <w:rFonts w:ascii="Arial" w:eastAsia="Arial" w:hAnsi="Arial" w:cs="Arial"/>
        </w:rPr>
        <w:t>.</w:t>
      </w:r>
    </w:p>
    <w:p w14:paraId="2134DB3D" w14:textId="32BC1639"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7F49E6">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identity.","container-title":"Cell","DOI":"10.1016/j.cell.2021.04.048","ISSN":"0092-8674","issue":"13","journalAbbreviation":"Cell","language":"en","note":"Citation Key: haoIntegratedAnalysisMultimodal2021","page":"3573-3587.e29","source":"ScienceDirect","title":"Integrated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proofErr w:type="gramStart"/>
      <w:r w:rsidRPr="00146F9A">
        <w:rPr>
          <w:rFonts w:ascii="Arial" w:eastAsia="Arial" w:hAnsi="Arial" w:cs="Arial"/>
        </w:rPr>
        <w:t>logfc.threshold</w:t>
      </w:r>
      <w:proofErr w:type="gramEnd"/>
      <w:r w:rsidRPr="00146F9A">
        <w:rPr>
          <w:rFonts w:ascii="Arial" w:eastAsia="Arial" w:hAnsi="Arial" w:cs="Arial"/>
        </w:rPr>
        <w:t xml:space="preserve">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6F0036D2"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7F49E6">
        <w:rPr>
          <w:rFonts w:ascii="Arial" w:eastAsia="Arial" w:hAnsi="Arial" w:cs="Arial"/>
        </w:rPr>
        <w:instrText xml:space="preserve"> ADDIN ZOTERO_ITEM CSL_CITATION {"citationID":"wwNuqtqj","properties":{"formattedCitation":"(Wickham, 2016)","plainCitation":"(Wickham, 2016)","noteIndex":0},"citationItems":[{"id":1841,"uris":["http://zotero.org/users/6609021/items/X5DAWIBL"],"itemData":{"id":1841,"type":"book","ISBN":"978-3-319-24277-4","note":"Citation Key: wickhamGgplot2ElegantGraphics2016","publisher":"Springer-Verlag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2DEC33FC"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7F49E6">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the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lastRenderedPageBreak/>
        <w:t>Quantification of Stainings</w:t>
      </w:r>
    </w:p>
    <w:p w14:paraId="3F70F499" w14:textId="2508BD3F" w:rsidR="00272225" w:rsidRDefault="00B65F9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w:t>
      </w:r>
      <w:del w:id="47" w:author="Elliot Martin" w:date="2022-03-24T13:06:00Z">
        <w:r w:rsidR="007A2E01" w:rsidDel="001D19AA">
          <w:rPr>
            <w:rFonts w:ascii="Arial" w:eastAsia="Arial" w:hAnsi="Arial" w:cs="Arial"/>
          </w:rPr>
          <w:delText xml:space="preserve">aligned </w:delText>
        </w:r>
      </w:del>
      <w:ins w:id="48" w:author="Elliot Martin" w:date="2022-03-24T13:06:00Z">
        <w:r w:rsidR="001D19AA">
          <w:rPr>
            <w:rFonts w:ascii="Arial" w:eastAsia="Arial" w:hAnsi="Arial" w:cs="Arial"/>
          </w:rPr>
          <w:t>aligned and</w:t>
        </w:r>
        <w:r w:rsidR="001D19AA" w:rsidRPr="005203CF">
          <w:rPr>
            <w:rFonts w:ascii="Arial" w:eastAsia="Arial" w:hAnsi="Arial" w:cs="Arial"/>
          </w:rPr>
          <w:t xml:space="preserve"> cropped to place the</w:t>
        </w:r>
        <w:r w:rsidR="001D19AA">
          <w:rPr>
            <w:rFonts w:ascii="Arial" w:eastAsia="Arial" w:hAnsi="Arial" w:cs="Arial"/>
          </w:rPr>
          <w:t xml:space="preserve"> border of the</w:t>
        </w:r>
        <w:r w:rsidR="001D19AA" w:rsidRPr="005203CF">
          <w:rPr>
            <w:rFonts w:ascii="Arial" w:eastAsia="Arial" w:hAnsi="Arial" w:cs="Arial"/>
          </w:rPr>
          <w:t xml:space="preserve"> stem cell niche</w:t>
        </w:r>
        <w:r w:rsidR="001D19AA">
          <w:rPr>
            <w:rFonts w:ascii="Arial" w:eastAsia="Arial" w:hAnsi="Arial" w:cs="Arial"/>
          </w:rPr>
          <w:t xml:space="preserve"> and the anterior-most extent of the germline</w:t>
        </w:r>
        <w:r w:rsidR="001D19AA" w:rsidRPr="005203CF">
          <w:rPr>
            <w:rFonts w:ascii="Arial" w:eastAsia="Arial" w:hAnsi="Arial" w:cs="Arial"/>
          </w:rPr>
          <w:t xml:space="preserve"> at x=0. </w:t>
        </w:r>
        <w:r w:rsidR="001D19AA">
          <w:rPr>
            <w:rFonts w:ascii="Arial" w:eastAsia="Arial" w:hAnsi="Arial" w:cs="Arial"/>
          </w:rPr>
          <w:t>This allowed for intensity measurements to be taken starting at the GSCs and ending at the posterior-most 16CC in region 2b of the germarium.</w:t>
        </w:r>
      </w:ins>
      <w:del w:id="49" w:author="Elliot Martin" w:date="2022-03-24T13:06:00Z">
        <w:r w:rsidR="007A2E01" w:rsidDel="001D19AA">
          <w:rPr>
            <w:rFonts w:ascii="Arial" w:eastAsia="Arial" w:hAnsi="Arial" w:cs="Arial"/>
          </w:rPr>
          <w:delText>and</w:delText>
        </w:r>
        <w:r w:rsidR="00C41A43" w:rsidRPr="005203CF" w:rsidDel="001D19AA">
          <w:rPr>
            <w:rFonts w:ascii="Arial" w:eastAsia="Arial" w:hAnsi="Arial" w:cs="Arial"/>
          </w:rPr>
          <w:delText xml:space="preserve"> cropped to place the stem cell niche at x=0.</w:delText>
        </w:r>
      </w:del>
      <w:r w:rsidR="00C41A43" w:rsidRPr="005203CF">
        <w:rPr>
          <w:rFonts w:ascii="Arial" w:eastAsia="Arial" w:hAnsi="Arial" w:cs="Arial"/>
        </w:rPr>
        <w:t xml:space="preserve"> Individual cells were outlined within the germarium and Measure was 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1: Oo-site integrates and provides an interface for interacting with multi</w:t>
      </w:r>
      <w:r w:rsidR="002F6EAC">
        <w:rPr>
          <w:rFonts w:ascii="Arial" w:eastAsia="Arial" w:hAnsi="Arial" w:cs="Arial"/>
          <w:b/>
          <w:bCs/>
          <w:color w:val="000000" w:themeColor="text1"/>
        </w:rPr>
        <w:t>-</w:t>
      </w:r>
      <w:proofErr w:type="spellStart"/>
      <w:r w:rsidRPr="005203CF">
        <w:rPr>
          <w:rFonts w:ascii="Arial" w:eastAsia="Arial" w:hAnsi="Arial" w:cs="Arial"/>
          <w:b/>
          <w:bCs/>
          <w:color w:val="000000" w:themeColor="text1"/>
        </w:rPr>
        <w:t>omic</w:t>
      </w:r>
      <w:proofErr w:type="spellEnd"/>
      <w:r w:rsidRPr="005203CF">
        <w:rPr>
          <w:rFonts w:ascii="Arial" w:eastAsia="Arial" w:hAnsi="Arial" w:cs="Arial"/>
          <w:b/>
          <w:bCs/>
          <w:color w:val="000000" w:themeColor="text1"/>
        </w:rPr>
        <w:t xml:space="preserve">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Screenshot of Oo-site dashboard, indicating: (1) “Take a Tour!” function, which guides the user through the functionality and operation of Oo-site.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2: Oo-site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t>
      </w:r>
      <w:proofErr w:type="gramStart"/>
      <w:r w:rsidRPr="005203CF">
        <w:rPr>
          <w:rFonts w:ascii="Arial" w:eastAsia="Arial" w:hAnsi="Arial" w:cs="Arial"/>
          <w:color w:val="000000" w:themeColor="text1"/>
        </w:rPr>
        <w:t xml:space="preserve">with </w:t>
      </w:r>
      <w:r w:rsidR="006540E7" w:rsidRPr="006540E7">
        <w:rPr>
          <w:rFonts w:ascii="Arial" w:eastAsia="Arial" w:hAnsi="Arial" w:cs="Arial"/>
          <w:i/>
          <w:iCs/>
          <w:color w:val="000000" w:themeColor="text1"/>
        </w:rPr>
        <w:t>in</w:t>
      </w:r>
      <w:proofErr w:type="gramEnd"/>
      <w:r w:rsidR="006540E7" w:rsidRPr="006540E7">
        <w:rPr>
          <w:rFonts w:ascii="Arial" w:eastAsia="Arial" w:hAnsi="Arial" w:cs="Arial"/>
          <w:i/>
          <w:iCs/>
          <w:color w:val="000000" w:themeColor="text1"/>
        </w:rPr>
        <w:t xml:space="preserve">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Confocal images of ovaries expressing RpS19</w:t>
      </w:r>
      <w:proofErr w:type="gramStart"/>
      <w:r w:rsidRPr="005203CF">
        <w:rPr>
          <w:rFonts w:ascii="Arial" w:eastAsia="Arial" w:hAnsi="Arial" w:cs="Arial"/>
          <w:color w:val="000000" w:themeColor="text1"/>
        </w:rPr>
        <w:t>b::</w:t>
      </w:r>
      <w:proofErr w:type="gramEnd"/>
      <w:r w:rsidRPr="005203CF">
        <w:rPr>
          <w:rFonts w:ascii="Arial" w:eastAsia="Arial" w:hAnsi="Arial" w:cs="Arial"/>
          <w:color w:val="000000" w:themeColor="text1"/>
        </w:rPr>
        <w:t xml:space="preserve">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w:t>
      </w:r>
      <w:proofErr w:type="gramStart"/>
      <w:r>
        <w:rPr>
          <w:rFonts w:ascii="Arial" w:eastAsia="Arial" w:hAnsi="Arial" w:cs="Arial"/>
          <w:color w:val="000000" w:themeColor="text1"/>
        </w:rPr>
        <w:t>b::</w:t>
      </w:r>
      <w:proofErr w:type="gramEnd"/>
      <w:r>
        <w:rPr>
          <w:rFonts w:ascii="Arial" w:eastAsia="Arial" w:hAnsi="Arial" w:cs="Arial"/>
          <w:color w:val="000000" w:themeColor="text1"/>
        </w:rPr>
        <w:t>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003878BE">
        <w:rPr>
          <w:rFonts w:ascii="Arial" w:eastAsia="Arial" w:hAnsi="Arial" w:cs="Arial"/>
          <w:i/>
          <w:iCs/>
          <w:color w:val="000000" w:themeColor="text1"/>
        </w:rPr>
        <w:t>o</w:t>
      </w:r>
      <w:r w:rsidRPr="00105AC0">
        <w:rPr>
          <w:rFonts w:ascii="Arial" w:eastAsia="Arial" w:hAnsi="Arial" w:cs="Arial"/>
          <w:i/>
          <w:iCs/>
          <w:color w:val="000000" w:themeColor="text1"/>
        </w:rPr>
        <w:t xml:space="preserve">rd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is consistent from GSCs to cysts, until decreasing in early egg chambers, but the translation efficiency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w:t>
      </w:r>
      <w:proofErr w:type="gramStart"/>
      <w:r w:rsidRPr="005203CF">
        <w:rPr>
          <w:rFonts w:ascii="Arial" w:eastAsia="Arial" w:hAnsi="Arial" w:cs="Arial"/>
          <w:color w:val="000000" w:themeColor="text1"/>
        </w:rPr>
        <w:t>Ord::</w:t>
      </w:r>
      <w:proofErr w:type="gramEnd"/>
      <w:r w:rsidRPr="005203CF">
        <w:rPr>
          <w:rFonts w:ascii="Arial" w:eastAsia="Arial" w:hAnsi="Arial" w:cs="Arial"/>
          <w:color w:val="000000" w:themeColor="text1"/>
        </w:rPr>
        <w:t xml:space="preserve">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003878BE">
        <w:rPr>
          <w:rFonts w:ascii="Arial" w:eastAsia="Arial" w:hAnsi="Arial" w:cs="Arial"/>
          <w:i/>
          <w:iCs/>
          <w:color w:val="000000" w:themeColor="text1"/>
        </w:rPr>
        <w:t>o</w:t>
      </w:r>
      <w:r w:rsidRPr="008B27C4">
        <w:rPr>
          <w:rFonts w:ascii="Arial" w:eastAsia="Arial" w:hAnsi="Arial" w:cs="Arial"/>
          <w:i/>
          <w:iCs/>
          <w:color w:val="000000" w:themeColor="text1"/>
        </w:rPr>
        <w:t>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3F8AD463" w:rsidR="00272225" w:rsidRPr="005203CF" w:rsidRDefault="00556326"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24700030" wp14:editId="11995022">
            <wp:simplePos x="0" y="0"/>
            <wp:positionH relativeFrom="column">
              <wp:posOffset>0</wp:posOffset>
            </wp:positionH>
            <wp:positionV relativeFrom="page">
              <wp:posOffset>914400</wp:posOffset>
            </wp:positionV>
            <wp:extent cx="5934075" cy="5943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2676"/>
                    <a:stretch/>
                  </pic:blipFill>
                  <pic:spPr bwMode="auto">
                    <a:xfrm>
                      <a:off x="0" y="0"/>
                      <a:ext cx="5934075" cy="594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0079F883"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w:t>
      </w:r>
      <w:del w:id="50" w:author="Elliot Martin" w:date="2022-03-25T13:38:00Z">
        <w:r w:rsidRPr="005203CF" w:rsidDel="00156166">
          <w:rPr>
            <w:rFonts w:ascii="Arial" w:eastAsia="Arial" w:hAnsi="Arial" w:cs="Arial"/>
            <w:color w:val="000000" w:themeColor="text1"/>
          </w:rPr>
          <w:delText xml:space="preserve"> bulk</w:delText>
        </w:r>
      </w:del>
      <w:r w:rsidRPr="005203CF">
        <w:rPr>
          <w:rFonts w:ascii="Arial" w:eastAsia="Arial" w:hAnsi="Arial" w:cs="Arial"/>
          <w:color w:val="000000" w:themeColor="text1"/>
        </w:rPr>
        <w:t xml:space="preserve">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w:t>
      </w:r>
      <w:ins w:id="51" w:author="Elliot Martin" w:date="2022-03-24T16:41:00Z">
        <w:r w:rsidR="00F529E9">
          <w:rPr>
            <w:rFonts w:ascii="Arial" w:eastAsia="Arial" w:hAnsi="Arial" w:cs="Arial"/>
            <w:color w:val="000000" w:themeColor="text1"/>
          </w:rPr>
          <w:t xml:space="preserve">, the clusters identified from </w:t>
        </w:r>
        <w:proofErr w:type="spellStart"/>
        <w:r w:rsidR="00F529E9">
          <w:rPr>
            <w:rFonts w:ascii="Arial" w:eastAsia="Arial" w:hAnsi="Arial" w:cs="Arial"/>
            <w:color w:val="000000" w:themeColor="text1"/>
          </w:rPr>
          <w:t>scRNA</w:t>
        </w:r>
        <w:proofErr w:type="spellEnd"/>
        <w:r w:rsidR="00F529E9">
          <w:rPr>
            <w:rFonts w:ascii="Arial" w:eastAsia="Arial" w:hAnsi="Arial" w:cs="Arial"/>
            <w:color w:val="000000" w:themeColor="text1"/>
          </w:rPr>
          <w:t>-seq are deno</w:t>
        </w:r>
      </w:ins>
      <w:ins w:id="52" w:author="Elliot Martin" w:date="2022-03-24T16:42:00Z">
        <w:r w:rsidR="00F529E9">
          <w:rPr>
            <w:rFonts w:ascii="Arial" w:eastAsia="Arial" w:hAnsi="Arial" w:cs="Arial"/>
            <w:color w:val="000000" w:themeColor="text1"/>
          </w:rPr>
          <w:t>ted</w:t>
        </w:r>
      </w:ins>
      <w:ins w:id="53" w:author="Elliot Martin" w:date="2022-03-24T16:41:00Z">
        <w:r w:rsidR="00F529E9">
          <w:rPr>
            <w:rFonts w:ascii="Arial" w:eastAsia="Arial" w:hAnsi="Arial" w:cs="Arial"/>
            <w:color w:val="000000" w:themeColor="text1"/>
          </w:rPr>
          <w:t xml:space="preserve"> as follows: </w:t>
        </w:r>
      </w:ins>
      <w:ins w:id="54" w:author="Elliot Martin" w:date="2022-03-24T16:42:00Z">
        <w:r w:rsidR="00F529E9" w:rsidRPr="00F529E9">
          <w:rPr>
            <w:rFonts w:ascii="Arial" w:eastAsia="Arial" w:hAnsi="Arial" w:cs="Arial"/>
            <w:color w:val="000000" w:themeColor="text1"/>
          </w:rPr>
          <w:t>somatic terminal filament and cap cells (</w:t>
        </w:r>
        <w:r w:rsidR="00F529E9">
          <w:rPr>
            <w:rFonts w:ascii="Arial" w:eastAsia="Arial" w:hAnsi="Arial" w:cs="Arial"/>
            <w:color w:val="000000" w:themeColor="text1"/>
          </w:rPr>
          <w:t>TF/</w:t>
        </w:r>
        <w:r w:rsidR="00F529E9" w:rsidRPr="00F529E9">
          <w:rPr>
            <w:rFonts w:ascii="Arial" w:eastAsia="Arial" w:hAnsi="Arial" w:cs="Arial"/>
            <w:color w:val="000000" w:themeColor="text1"/>
          </w:rPr>
          <w:t>CC)</w:t>
        </w:r>
        <w:r w:rsidR="00F529E9">
          <w:rPr>
            <w:rFonts w:ascii="Arial" w:eastAsia="Arial" w:hAnsi="Arial" w:cs="Arial"/>
            <w:color w:val="000000" w:themeColor="text1"/>
          </w:rPr>
          <w:t xml:space="preserve">, </w:t>
        </w:r>
      </w:ins>
      <w:ins w:id="55" w:author="Elliot Martin" w:date="2022-03-24T16:41:00Z">
        <w:r w:rsidR="00F529E9" w:rsidRPr="00F529E9">
          <w:rPr>
            <w:rFonts w:ascii="Arial" w:eastAsia="Arial" w:hAnsi="Arial" w:cs="Arial"/>
            <w:color w:val="000000" w:themeColor="text1"/>
          </w:rPr>
          <w:t>anterior</w:t>
        </w:r>
      </w:ins>
      <w:ins w:id="56" w:author="Elliot Martin" w:date="2022-03-24T16:43:00Z">
        <w:r w:rsidR="00F529E9">
          <w:rPr>
            <w:rFonts w:ascii="Arial" w:eastAsia="Arial" w:hAnsi="Arial" w:cs="Arial"/>
            <w:color w:val="000000" w:themeColor="text1"/>
          </w:rPr>
          <w:t xml:space="preserve"> escort cells</w:t>
        </w:r>
      </w:ins>
      <w:ins w:id="57" w:author="Elliot Martin" w:date="2022-03-24T16:41:00Z">
        <w:r w:rsidR="00F529E9" w:rsidRPr="00F529E9">
          <w:rPr>
            <w:rFonts w:ascii="Arial" w:eastAsia="Arial" w:hAnsi="Arial" w:cs="Arial"/>
            <w:color w:val="000000" w:themeColor="text1"/>
          </w:rPr>
          <w:t xml:space="preserve"> (</w:t>
        </w:r>
        <w:proofErr w:type="spellStart"/>
        <w:r w:rsidR="00F529E9" w:rsidRPr="00F529E9">
          <w:rPr>
            <w:rFonts w:ascii="Arial" w:eastAsia="Arial" w:hAnsi="Arial" w:cs="Arial"/>
            <w:color w:val="000000" w:themeColor="text1"/>
          </w:rPr>
          <w:t>aEC</w:t>
        </w:r>
        <w:proofErr w:type="spellEnd"/>
        <w:r w:rsidR="00F529E9" w:rsidRPr="00F529E9">
          <w:rPr>
            <w:rFonts w:ascii="Arial" w:eastAsia="Arial" w:hAnsi="Arial" w:cs="Arial"/>
            <w:color w:val="000000" w:themeColor="text1"/>
          </w:rPr>
          <w:t>), central</w:t>
        </w:r>
      </w:ins>
      <w:ins w:id="58" w:author="Elliot Martin" w:date="2022-03-24T16:43:00Z">
        <w:r w:rsidR="00F529E9" w:rsidRPr="00F529E9">
          <w:rPr>
            <w:rFonts w:ascii="Arial" w:eastAsia="Arial" w:hAnsi="Arial" w:cs="Arial"/>
            <w:color w:val="000000" w:themeColor="text1"/>
          </w:rPr>
          <w:t xml:space="preserve"> </w:t>
        </w:r>
        <w:r w:rsidR="00F529E9">
          <w:rPr>
            <w:rFonts w:ascii="Arial" w:eastAsia="Arial" w:hAnsi="Arial" w:cs="Arial"/>
            <w:color w:val="000000" w:themeColor="text1"/>
          </w:rPr>
          <w:t>escort cells</w:t>
        </w:r>
      </w:ins>
      <w:ins w:id="59" w:author="Elliot Martin" w:date="2022-03-24T16:41:00Z">
        <w:r w:rsidR="00F529E9" w:rsidRPr="00F529E9">
          <w:rPr>
            <w:rFonts w:ascii="Arial" w:eastAsia="Arial" w:hAnsi="Arial" w:cs="Arial"/>
            <w:color w:val="000000" w:themeColor="text1"/>
          </w:rPr>
          <w:t xml:space="preserve"> (</w:t>
        </w:r>
        <w:proofErr w:type="spellStart"/>
        <w:r w:rsidR="00F529E9" w:rsidRPr="00F529E9">
          <w:rPr>
            <w:rFonts w:ascii="Arial" w:eastAsia="Arial" w:hAnsi="Arial" w:cs="Arial"/>
            <w:color w:val="000000" w:themeColor="text1"/>
          </w:rPr>
          <w:t>cEC</w:t>
        </w:r>
        <w:proofErr w:type="spellEnd"/>
        <w:r w:rsidR="00F529E9" w:rsidRPr="00F529E9">
          <w:rPr>
            <w:rFonts w:ascii="Arial" w:eastAsia="Arial" w:hAnsi="Arial" w:cs="Arial"/>
            <w:color w:val="000000" w:themeColor="text1"/>
          </w:rPr>
          <w:t>), and posterior</w:t>
        </w:r>
      </w:ins>
      <w:ins w:id="60" w:author="Elliot Martin" w:date="2022-03-24T16:43:00Z">
        <w:r w:rsidR="00F529E9" w:rsidRPr="00F529E9">
          <w:rPr>
            <w:rFonts w:ascii="Arial" w:eastAsia="Arial" w:hAnsi="Arial" w:cs="Arial"/>
            <w:color w:val="000000" w:themeColor="text1"/>
          </w:rPr>
          <w:t xml:space="preserve"> </w:t>
        </w:r>
        <w:r w:rsidR="00F529E9">
          <w:rPr>
            <w:rFonts w:ascii="Arial" w:eastAsia="Arial" w:hAnsi="Arial" w:cs="Arial"/>
            <w:color w:val="000000" w:themeColor="text1"/>
          </w:rPr>
          <w:t>escort cells</w:t>
        </w:r>
      </w:ins>
      <w:ins w:id="61" w:author="Elliot Martin" w:date="2022-03-24T16:41:00Z">
        <w:r w:rsidR="00F529E9" w:rsidRPr="00F529E9">
          <w:rPr>
            <w:rFonts w:ascii="Arial" w:eastAsia="Arial" w:hAnsi="Arial" w:cs="Arial"/>
            <w:color w:val="000000" w:themeColor="text1"/>
          </w:rPr>
          <w:t xml:space="preserve"> (</w:t>
        </w:r>
        <w:proofErr w:type="spellStart"/>
        <w:r w:rsidR="00F529E9" w:rsidRPr="00F529E9">
          <w:rPr>
            <w:rFonts w:ascii="Arial" w:eastAsia="Arial" w:hAnsi="Arial" w:cs="Arial"/>
            <w:color w:val="000000" w:themeColor="text1"/>
          </w:rPr>
          <w:t>pEC</w:t>
        </w:r>
        <w:proofErr w:type="spellEnd"/>
        <w:r w:rsidR="00F529E9" w:rsidRPr="00F529E9">
          <w:rPr>
            <w:rFonts w:ascii="Arial" w:eastAsia="Arial" w:hAnsi="Arial" w:cs="Arial"/>
            <w:color w:val="000000" w:themeColor="text1"/>
          </w:rPr>
          <w:t>)</w:t>
        </w:r>
      </w:ins>
      <w:ins w:id="62" w:author="Elliot Martin" w:date="2022-03-24T16:43:00Z">
        <w:r w:rsidR="00F529E9">
          <w:rPr>
            <w:rFonts w:ascii="Arial" w:eastAsia="Arial" w:hAnsi="Arial" w:cs="Arial"/>
            <w:color w:val="000000" w:themeColor="text1"/>
          </w:rPr>
          <w:t xml:space="preserve">, follicle cells and </w:t>
        </w:r>
        <w:r w:rsidR="00F529E9" w:rsidRPr="00F529E9">
          <w:rPr>
            <w:rFonts w:ascii="Arial" w:eastAsia="Arial" w:hAnsi="Arial" w:cs="Arial"/>
            <w:color w:val="000000" w:themeColor="text1"/>
          </w:rPr>
          <w:t>pre</w:t>
        </w:r>
        <w:r w:rsidR="00F529E9">
          <w:rPr>
            <w:rFonts w:ascii="Arial" w:eastAsia="Arial" w:hAnsi="Arial" w:cs="Arial"/>
            <w:color w:val="000000" w:themeColor="text1"/>
          </w:rPr>
          <w:t>-</w:t>
        </w:r>
        <w:r w:rsidR="00F529E9" w:rsidRPr="00F529E9">
          <w:rPr>
            <w:rFonts w:ascii="Arial" w:eastAsia="Arial" w:hAnsi="Arial" w:cs="Arial"/>
            <w:color w:val="000000" w:themeColor="text1"/>
          </w:rPr>
          <w:t>follicle cells (</w:t>
        </w:r>
      </w:ins>
      <w:ins w:id="63" w:author="Elliot Martin" w:date="2022-03-24T16:44:00Z">
        <w:r w:rsidR="00F529E9">
          <w:rPr>
            <w:rFonts w:ascii="Arial" w:eastAsia="Arial" w:hAnsi="Arial" w:cs="Arial"/>
            <w:color w:val="000000" w:themeColor="text1"/>
          </w:rPr>
          <w:t>FSC/</w:t>
        </w:r>
      </w:ins>
      <w:ins w:id="64" w:author="Elliot Martin" w:date="2022-03-24T16:43:00Z">
        <w:r w:rsidR="00F529E9" w:rsidRPr="00F529E9">
          <w:rPr>
            <w:rFonts w:ascii="Arial" w:eastAsia="Arial" w:hAnsi="Arial" w:cs="Arial"/>
            <w:color w:val="000000" w:themeColor="text1"/>
          </w:rPr>
          <w:t>pre-FC)</w:t>
        </w:r>
      </w:ins>
      <w:ins w:id="65" w:author="Elliot Martin" w:date="2022-03-24T16:44:00Z">
        <w:r w:rsidR="00F529E9">
          <w:rPr>
            <w:rFonts w:ascii="Arial" w:eastAsia="Arial" w:hAnsi="Arial" w:cs="Arial"/>
            <w:color w:val="000000" w:themeColor="text1"/>
          </w:rPr>
          <w:t>, stalk cells (stalk), and polar cells (polar).</w:t>
        </w:r>
      </w:ins>
      <w:del w:id="66" w:author="Elliot Martin" w:date="2022-03-24T16:44:00Z">
        <w:r w:rsidRPr="005203CF" w:rsidDel="00F529E9">
          <w:rPr>
            <w:rFonts w:ascii="Arial" w:eastAsia="Arial" w:hAnsi="Arial" w:cs="Arial"/>
            <w:color w:val="000000" w:themeColor="text1"/>
          </w:rPr>
          <w:delText>.</w:delText>
        </w:r>
      </w:del>
      <w:r w:rsidRPr="005203CF">
        <w:rPr>
          <w:rFonts w:ascii="Arial" w:eastAsia="Arial" w:hAnsi="Arial" w:cs="Arial"/>
          <w:color w:val="000000" w:themeColor="text1"/>
        </w:rPr>
        <w:t xml:space="preserve">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mean TE±standard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1B43CE50" w:rsidR="00272225" w:rsidRPr="005203CF" w:rsidRDefault="00556326"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5408" behindDoc="0" locked="0" layoutInCell="1" allowOverlap="1" wp14:anchorId="0BC95D20" wp14:editId="0C93FC00">
            <wp:simplePos x="0" y="0"/>
            <wp:positionH relativeFrom="column">
              <wp:posOffset>0</wp:posOffset>
            </wp:positionH>
            <wp:positionV relativeFrom="page">
              <wp:posOffset>914400</wp:posOffset>
            </wp:positionV>
            <wp:extent cx="5934075" cy="7686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lastRenderedPageBreak/>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w:t>
      </w:r>
      <w:proofErr w:type="gramStart"/>
      <w:r w:rsidRPr="005203CF">
        <w:rPr>
          <w:rFonts w:ascii="Arial" w:eastAsia="Arial" w:hAnsi="Arial" w:cs="Arial"/>
          <w:color w:val="000000" w:themeColor="text1"/>
        </w:rPr>
        <w:t>Overall</w:t>
      </w:r>
      <w:proofErr w:type="gramEnd"/>
      <w:r w:rsidRPr="005203CF">
        <w:rPr>
          <w:rFonts w:ascii="Arial" w:eastAsia="Arial" w:hAnsi="Arial" w:cs="Arial"/>
          <w:color w:val="000000" w:themeColor="text1"/>
        </w:rPr>
        <w:t xml:space="preserve">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 xml:space="preserve">is highest in the GSC/CB/2CC </w:t>
      </w:r>
      <w:proofErr w:type="gramStart"/>
      <w:r>
        <w:rPr>
          <w:rFonts w:ascii="Arial" w:eastAsia="Arial" w:hAnsi="Arial" w:cs="Arial"/>
          <w:color w:val="000000" w:themeColor="text1"/>
        </w:rPr>
        <w:t>cluster, but</w:t>
      </w:r>
      <w:proofErr w:type="gramEnd"/>
      <w:r>
        <w:rPr>
          <w:rFonts w:ascii="Arial" w:eastAsia="Arial" w:hAnsi="Arial" w:cs="Arial"/>
          <w:color w:val="000000" w:themeColor="text1"/>
        </w:rPr>
        <w:t xml:space="preserve">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60BDB9E5" w14:textId="44B6C3A0" w:rsidR="00556326" w:rsidRDefault="00556326">
      <w:pPr>
        <w:rPr>
          <w:rFonts w:ascii="Arial" w:eastAsia="Arial" w:hAnsi="Arial" w:cs="Arial"/>
          <w:b/>
          <w:bCs/>
          <w:color w:val="000000" w:themeColor="text1"/>
        </w:rPr>
      </w:pPr>
      <w:r>
        <w:rPr>
          <w:rFonts w:ascii="Arial" w:eastAsia="Arial" w:hAnsi="Arial" w:cs="Arial"/>
          <w:b/>
          <w:bCs/>
          <w:color w:val="000000" w:themeColor="text1"/>
        </w:rPr>
        <w:br w:type="page"/>
      </w:r>
    </w:p>
    <w:p w14:paraId="327BA652"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2E56F16C" w14:textId="77777777" w:rsidR="007F49E6" w:rsidRDefault="00B65F91" w:rsidP="007F49E6">
      <w:pPr>
        <w:pStyle w:val="Bibliography"/>
      </w:pPr>
      <w:r w:rsidRPr="004E6DB0">
        <w:rPr>
          <w:rFonts w:ascii="Arial" w:eastAsia="Arial" w:hAnsi="Arial" w:cs="Arial"/>
          <w:b/>
          <w:bCs/>
        </w:rPr>
        <w:fldChar w:fldCharType="begin"/>
      </w:r>
      <w:r w:rsidR="007F49E6">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proofErr w:type="spellStart"/>
      <w:r w:rsidR="007F49E6">
        <w:t>Bastock</w:t>
      </w:r>
      <w:proofErr w:type="spellEnd"/>
      <w:r w:rsidR="007F49E6">
        <w:t xml:space="preserve">, R., St Johnston, D., 2008. Drosophila oogenesis. </w:t>
      </w:r>
      <w:proofErr w:type="spellStart"/>
      <w:r w:rsidR="007F49E6">
        <w:t>Curr</w:t>
      </w:r>
      <w:proofErr w:type="spellEnd"/>
      <w:r w:rsidR="007F49E6">
        <w:t>. Biol. 18, R1082–R1087.</w:t>
      </w:r>
    </w:p>
    <w:p w14:paraId="58787E3F" w14:textId="77777777" w:rsidR="007F49E6" w:rsidRDefault="007F49E6" w:rsidP="007F49E6">
      <w:pPr>
        <w:pStyle w:val="Bibliography"/>
      </w:pPr>
      <w:r>
        <w:t>Bickel, S.E., Wyman, D.W., Miyazaki, W.Y., Moore, D.P., Orr-Weaver, T.L., 1996. Identification of ORD, a Drosophila protein essential for sister chromatid cohesion. EMBO J. 15, 1451.</w:t>
      </w:r>
    </w:p>
    <w:p w14:paraId="219011B4" w14:textId="77777777" w:rsidR="007F49E6" w:rsidRDefault="007F49E6" w:rsidP="007F49E6">
      <w:pPr>
        <w:pStyle w:val="Bibliography"/>
      </w:pPr>
      <w:r>
        <w:t>Bickel, S.E., Wyman, D.W., Orr-Weaver, T.L., 1997. Mutational Analysis of the Drosophila Sister-Chromatid Cohesion Protein ORD and Its Role in the Maintenance of Centromeric Cohesion. Genetics 146, 1319–1331. https://doi.org/10.1093/genetics/146.4.1319</w:t>
      </w:r>
    </w:p>
    <w:p w14:paraId="2F03DF90" w14:textId="77777777" w:rsidR="007F49E6" w:rsidRDefault="007F49E6" w:rsidP="007F49E6">
      <w:pPr>
        <w:pStyle w:val="Bibliography"/>
      </w:pPr>
      <w:r>
        <w:t>Blatt, P., Martin, E.T., Breznak, S.M., Rangan, P., 2020. Post-transcriptional gene regulation regulates germline stem cell to oocyte transition during Drosophila oogenesis, in: Current Topics in Developmental Biology. Elsevier, pp. 3–34.</w:t>
      </w:r>
    </w:p>
    <w:p w14:paraId="42A4617E" w14:textId="77777777" w:rsidR="007F49E6" w:rsidRDefault="007F49E6" w:rsidP="007F49E6">
      <w:pPr>
        <w:pStyle w:val="Bibliography"/>
      </w:pPr>
      <w:r>
        <w:t>Cahoon, C.K., Hawley, R.S., 2016. Regulating the construction and demolition of the synaptonemal complex. Nat. Struct. Mol. Biol. 23, 369–377. https://doi.org/10.1038/nsmb.3208</w:t>
      </w:r>
    </w:p>
    <w:p w14:paraId="373CF1DF" w14:textId="77777777" w:rsidR="007F49E6" w:rsidRDefault="007F49E6" w:rsidP="007F49E6">
      <w:pPr>
        <w:pStyle w:val="Bibliography"/>
      </w:pPr>
      <w:r>
        <w:t>Carpenter, A.T.C., 1979. Synaptonemal Complex and Recombination Nodules in Wild-Type Drosophila melanogaster Females. Genetics 92, 511.</w:t>
      </w:r>
    </w:p>
    <w:p w14:paraId="3817BC59" w14:textId="77777777" w:rsidR="007F49E6" w:rsidRDefault="007F49E6" w:rsidP="007F49E6">
      <w:pPr>
        <w:pStyle w:val="Bibliography"/>
      </w:pPr>
      <w:r>
        <w:t xml:space="preserve">Carpenter, A.T.C., 1975. Electron microscopy of meiosis in Drosophila melanogaster females. </w:t>
      </w:r>
      <w:proofErr w:type="spellStart"/>
      <w:r>
        <w:t>Chromosoma</w:t>
      </w:r>
      <w:proofErr w:type="spellEnd"/>
      <w:r>
        <w:t xml:space="preserve"> 51, 157–182. https://doi.org/10.1007/BF00319833</w:t>
      </w:r>
    </w:p>
    <w:p w14:paraId="01A16EFD" w14:textId="77777777" w:rsidR="007F49E6" w:rsidRDefault="007F49E6" w:rsidP="007F49E6">
      <w:pPr>
        <w:pStyle w:val="Bibliography"/>
      </w:pPr>
      <w:proofErr w:type="spellStart"/>
      <w:r>
        <w:t>Carreira</w:t>
      </w:r>
      <w:proofErr w:type="spellEnd"/>
      <w:r>
        <w:t xml:space="preserve">-Rosario, A., Bhargava, V., Hillebrand, J., </w:t>
      </w:r>
      <w:proofErr w:type="spellStart"/>
      <w:r>
        <w:t>Kollipara</w:t>
      </w:r>
      <w:proofErr w:type="spellEnd"/>
      <w:r>
        <w:t xml:space="preserve">, R.K.K., </w:t>
      </w:r>
      <w:proofErr w:type="spellStart"/>
      <w:r>
        <w:t>Ramaswami</w:t>
      </w:r>
      <w:proofErr w:type="spellEnd"/>
      <w:r>
        <w:t xml:space="preserve">, M., </w:t>
      </w:r>
      <w:proofErr w:type="spellStart"/>
      <w:r>
        <w:t>Buszczak</w:t>
      </w:r>
      <w:proofErr w:type="spellEnd"/>
      <w:r>
        <w:t xml:space="preserve">, M., 2016. Repression of </w:t>
      </w:r>
      <w:proofErr w:type="spellStart"/>
      <w:r>
        <w:t>Pumilio</w:t>
      </w:r>
      <w:proofErr w:type="spellEnd"/>
      <w:r>
        <w:t xml:space="preserve"> Protein Expression by Rbfox1 Promotes Germ Cell Differentiation. Dev. Cell 36, 562–571. https://doi.org/10.1016/j.devcel.2016.02.010</w:t>
      </w:r>
    </w:p>
    <w:p w14:paraId="292B8C6B" w14:textId="77777777" w:rsidR="007F49E6" w:rsidRDefault="007F49E6" w:rsidP="007F49E6">
      <w:pPr>
        <w:pStyle w:val="Bibliography"/>
      </w:pPr>
      <w:r>
        <w:t xml:space="preserve">Chen, D., </w:t>
      </w:r>
      <w:proofErr w:type="spellStart"/>
      <w:r>
        <w:t>McKearin</w:t>
      </w:r>
      <w:proofErr w:type="spellEnd"/>
      <w:r>
        <w:t xml:space="preserve">, D., 2003a. </w:t>
      </w:r>
      <w:proofErr w:type="spellStart"/>
      <w:r>
        <w:t>Dpp</w:t>
      </w:r>
      <w:proofErr w:type="spellEnd"/>
      <w:r>
        <w:t xml:space="preserve"> Signaling Silences bam Transcription Directly to Establish Asymmetric Divisions of Germline Stem Cells. </w:t>
      </w:r>
      <w:proofErr w:type="spellStart"/>
      <w:r>
        <w:t>Curr</w:t>
      </w:r>
      <w:proofErr w:type="spellEnd"/>
      <w:r>
        <w:t>. Biol. 13, 1786–1791. https://doi.org/10.1016/J.CUB.2003.09.033</w:t>
      </w:r>
    </w:p>
    <w:p w14:paraId="06B6BAAB" w14:textId="77777777" w:rsidR="007F49E6" w:rsidRDefault="007F49E6" w:rsidP="007F49E6">
      <w:pPr>
        <w:pStyle w:val="Bibliography"/>
      </w:pPr>
      <w:r>
        <w:t xml:space="preserve">Chen, D., </w:t>
      </w:r>
      <w:proofErr w:type="spellStart"/>
      <w:r>
        <w:t>McKearin</w:t>
      </w:r>
      <w:proofErr w:type="spellEnd"/>
      <w:r>
        <w:t>, D.M., 2003b. A discrete transcriptional silencer in the bam gene determines asymmetric division of the Drosophila germline stem cell. Development 130, 1159–1170. https://doi.org/10.1242/dev.00325</w:t>
      </w:r>
    </w:p>
    <w:p w14:paraId="2B23F047" w14:textId="77777777" w:rsidR="007F49E6" w:rsidRDefault="007F49E6" w:rsidP="007F49E6">
      <w:pPr>
        <w:pStyle w:val="Bibliography"/>
      </w:pPr>
      <w:proofErr w:type="spellStart"/>
      <w:r>
        <w:t>Christophorou</w:t>
      </w:r>
      <w:proofErr w:type="spellEnd"/>
      <w:r>
        <w:t>, N., Rubin, T., Huynh, J.-R., 2013. Synaptonemal Complex Components Promote Centromere Pairing in Pre-meiotic Germ Cells. PLOS Genet. 9, e1004012. https://doi.org/10.1371/journal.pgen.1004012</w:t>
      </w:r>
    </w:p>
    <w:p w14:paraId="1CC58DD4" w14:textId="77777777" w:rsidR="007F49E6" w:rsidRDefault="007F49E6" w:rsidP="007F49E6">
      <w:pPr>
        <w:pStyle w:val="Bibliography"/>
      </w:pPr>
      <w:r>
        <w:t xml:space="preserve">De Cuevas, M., </w:t>
      </w:r>
      <w:proofErr w:type="spellStart"/>
      <w:r>
        <w:t>Spradling</w:t>
      </w:r>
      <w:proofErr w:type="spellEnd"/>
      <w:r>
        <w:t xml:space="preserve">, A.C., 1998. Morphogenesis of the Drosophila </w:t>
      </w:r>
      <w:proofErr w:type="spellStart"/>
      <w:r>
        <w:t>fusome</w:t>
      </w:r>
      <w:proofErr w:type="spellEnd"/>
      <w:r>
        <w:t xml:space="preserve"> and its implications for oocyte specification. Development 125, 2781 LP – 2789.</w:t>
      </w:r>
    </w:p>
    <w:p w14:paraId="61DEB86C" w14:textId="77777777" w:rsidR="007F49E6" w:rsidRDefault="007F49E6" w:rsidP="007F49E6">
      <w:pPr>
        <w:pStyle w:val="Bibliography"/>
      </w:pPr>
      <w:proofErr w:type="spellStart"/>
      <w:r>
        <w:t>Decotto</w:t>
      </w:r>
      <w:proofErr w:type="spellEnd"/>
      <w:r>
        <w:t xml:space="preserve">, E., </w:t>
      </w:r>
      <w:proofErr w:type="spellStart"/>
      <w:r>
        <w:t>Spradling</w:t>
      </w:r>
      <w:proofErr w:type="spellEnd"/>
      <w:r>
        <w:t>, A.C., 2005. The Drosophila ovarian and testis stem cell niches: similar somatic stem cells and signals. Dev. Cell 9, 501–510. https://doi.org/10.1016/j.devcel.2005.08.012</w:t>
      </w:r>
    </w:p>
    <w:p w14:paraId="3855E47C" w14:textId="77777777" w:rsidR="007F49E6" w:rsidRDefault="007F49E6" w:rsidP="007F49E6">
      <w:pPr>
        <w:pStyle w:val="Bibliography"/>
      </w:pPr>
      <w:proofErr w:type="spellStart"/>
      <w:r>
        <w:t>Eliazer</w:t>
      </w:r>
      <w:proofErr w:type="spellEnd"/>
      <w:r>
        <w:t xml:space="preserve">, S., </w:t>
      </w:r>
      <w:proofErr w:type="spellStart"/>
      <w:r>
        <w:t>Buszczak</w:t>
      </w:r>
      <w:proofErr w:type="spellEnd"/>
      <w:r>
        <w:t xml:space="preserve">, M., 2011. Finding a niche: studies from the Drosophila ovary. Stem Cell Res. </w:t>
      </w:r>
      <w:proofErr w:type="spellStart"/>
      <w:r>
        <w:t>Ther</w:t>
      </w:r>
      <w:proofErr w:type="spellEnd"/>
      <w:r>
        <w:t>. 2, 45. https://doi.org/10.1186/scrt86</w:t>
      </w:r>
    </w:p>
    <w:p w14:paraId="522B31BA" w14:textId="77777777" w:rsidR="007F49E6" w:rsidRDefault="007F49E6" w:rsidP="007F49E6">
      <w:pPr>
        <w:pStyle w:val="Bibliography"/>
      </w:pPr>
      <w:r>
        <w:t>Flora, P., Wong-</w:t>
      </w:r>
      <w:proofErr w:type="spellStart"/>
      <w:r>
        <w:t>Deyrup</w:t>
      </w:r>
      <w:proofErr w:type="spellEnd"/>
      <w:r>
        <w:t xml:space="preserve">, S.W., Martin, E.T., Palumbo, R.J., Nasrallah, M., </w:t>
      </w:r>
      <w:proofErr w:type="spellStart"/>
      <w:r>
        <w:t>Oligney</w:t>
      </w:r>
      <w:proofErr w:type="spellEnd"/>
      <w:r>
        <w:t>, A., Blatt, P., Patel, D., Fuchs, G., Rangan, P., 2018. Sequential regulation of maternal mRNAs through a conserved cis-acting element in their 3′ UTRs. Cell Rep. 25, 3828–3843.</w:t>
      </w:r>
    </w:p>
    <w:p w14:paraId="5E1F8DC0" w14:textId="77777777" w:rsidR="007F49E6" w:rsidRDefault="007F49E6" w:rsidP="007F49E6">
      <w:pPr>
        <w:pStyle w:val="Bibliography"/>
      </w:pPr>
      <w:r>
        <w:t xml:space="preserve">Forbes, A.J., Lin, H., Ingham, P.W., </w:t>
      </w:r>
      <w:proofErr w:type="spellStart"/>
      <w:r>
        <w:t>Spradling</w:t>
      </w:r>
      <w:proofErr w:type="spellEnd"/>
      <w:r>
        <w:t xml:space="preserve">, A.C., 1996. hedgehog is required for the proliferation and specification of ovarian somatic cells prior to egg chamber formation in Drosophila. Dev. </w:t>
      </w:r>
      <w:proofErr w:type="spellStart"/>
      <w:r>
        <w:t>Camb</w:t>
      </w:r>
      <w:proofErr w:type="spellEnd"/>
      <w:r>
        <w:t>. Engl. 122, 1125–1135.</w:t>
      </w:r>
    </w:p>
    <w:p w14:paraId="7B8DEF24" w14:textId="77777777" w:rsidR="007F49E6" w:rsidRDefault="007F49E6" w:rsidP="007F49E6">
      <w:pPr>
        <w:pStyle w:val="Bibliography"/>
      </w:pPr>
      <w:r>
        <w:t xml:space="preserve">Han, R., Wang, X., </w:t>
      </w:r>
      <w:proofErr w:type="spellStart"/>
      <w:r>
        <w:t>Bachovchin</w:t>
      </w:r>
      <w:proofErr w:type="spellEnd"/>
      <w:r>
        <w:t xml:space="preserve">, W., </w:t>
      </w:r>
      <w:proofErr w:type="spellStart"/>
      <w:r>
        <w:t>Zukowska</w:t>
      </w:r>
      <w:proofErr w:type="spellEnd"/>
      <w:r>
        <w:t>, Z., Osborn, J.W., 2015. Inhibition of dipeptidyl peptidase 8/9 impairs preadipocyte differentiation. Sci. Rep. 5, 12348. https://doi.org/10.1038/srep12348</w:t>
      </w:r>
    </w:p>
    <w:p w14:paraId="0F1C239B" w14:textId="77777777" w:rsidR="007F49E6" w:rsidRDefault="007F49E6" w:rsidP="007F49E6">
      <w:pPr>
        <w:pStyle w:val="Bibliography"/>
      </w:pPr>
      <w:r>
        <w:t xml:space="preserve">Hao, Y., Hao, S., Andersen-Nissen, E., </w:t>
      </w:r>
      <w:proofErr w:type="spellStart"/>
      <w:r>
        <w:t>Mauck</w:t>
      </w:r>
      <w:proofErr w:type="spellEnd"/>
      <w:r>
        <w:t xml:space="preserve">, W.M., Zheng, S., Butler, A., Lee, M.J., Wilk, A.J., Darby, C., Zager, M., Hoffman, P., </w:t>
      </w:r>
      <w:proofErr w:type="spellStart"/>
      <w:r>
        <w:t>Stoeckius</w:t>
      </w:r>
      <w:proofErr w:type="spellEnd"/>
      <w:r>
        <w:t xml:space="preserve">, M., </w:t>
      </w:r>
      <w:proofErr w:type="spellStart"/>
      <w:r>
        <w:t>Papalexi</w:t>
      </w:r>
      <w:proofErr w:type="spellEnd"/>
      <w:r>
        <w:t xml:space="preserve">, E., </w:t>
      </w:r>
      <w:proofErr w:type="spellStart"/>
      <w:r>
        <w:t>Mimitou</w:t>
      </w:r>
      <w:proofErr w:type="spellEnd"/>
      <w:r>
        <w:t xml:space="preserve">, E.P., Jain, J., Srivastava, A., Stuart, T., Fleming, L.M., Yeung, B., Rogers, A.J., McElrath, J.M., </w:t>
      </w:r>
      <w:proofErr w:type="spellStart"/>
      <w:r>
        <w:t>Blish</w:t>
      </w:r>
      <w:proofErr w:type="spellEnd"/>
      <w:r>
        <w:t xml:space="preserve">, C.A., Gottardo, R., Smibert, P., </w:t>
      </w:r>
      <w:proofErr w:type="spellStart"/>
      <w:r>
        <w:lastRenderedPageBreak/>
        <w:t>Satija</w:t>
      </w:r>
      <w:proofErr w:type="spellEnd"/>
      <w:r>
        <w:t>, R., 2021. Integrated analysis of multimodal single-cell data. Cell 184, 3573-3587.e29. https://doi.org/10.1016/j.cell.2021.04.048</w:t>
      </w:r>
    </w:p>
    <w:p w14:paraId="458E9799" w14:textId="77777777" w:rsidR="007F49E6" w:rsidRDefault="007F49E6" w:rsidP="007F49E6">
      <w:pPr>
        <w:pStyle w:val="Bibliography"/>
      </w:pPr>
      <w:proofErr w:type="spellStart"/>
      <w:r>
        <w:t>Hinnant</w:t>
      </w:r>
      <w:proofErr w:type="spellEnd"/>
      <w:r>
        <w:t>, T.D., Merkle, J.A., Ables, E.T., 2020. Coordinating Proliferation, Polarity, and Cell Fate in the Drosophila Female Germline. Front. Cell Dev. Biol. 0. https://doi.org/10.3389/fcell.2020.00019</w:t>
      </w:r>
    </w:p>
    <w:p w14:paraId="0A5A9B75" w14:textId="77777777" w:rsidR="007F49E6" w:rsidRDefault="007F49E6" w:rsidP="007F49E6">
      <w:pPr>
        <w:pStyle w:val="Bibliography"/>
      </w:pPr>
      <w:r>
        <w:t>Hughes, S.E., Miller, D.E., Miller, A.L., Hawley, R.S., 2018. Female Meiosis: Synapsis, Recombination, and Segregation in Drosophila melanogaster. Genetics 208, 875–908. https://doi.org/10.1534/genetics.117.300081</w:t>
      </w:r>
    </w:p>
    <w:p w14:paraId="510A86EF" w14:textId="77777777" w:rsidR="007F49E6" w:rsidRDefault="007F49E6" w:rsidP="007F49E6">
      <w:pPr>
        <w:pStyle w:val="Bibliography"/>
      </w:pPr>
      <w:r>
        <w:t xml:space="preserve">Huynh, J., St Johnston, D., 2000. The role of </w:t>
      </w:r>
      <w:proofErr w:type="spellStart"/>
      <w:r>
        <w:t>BicD</w:t>
      </w:r>
      <w:proofErr w:type="spellEnd"/>
      <w:r>
        <w:t xml:space="preserve">, </w:t>
      </w:r>
      <w:proofErr w:type="spellStart"/>
      <w:r>
        <w:t>egl</w:t>
      </w:r>
      <w:proofErr w:type="spellEnd"/>
      <w:r>
        <w:t>, orb and the microtubules in the restriction of meiosis to the Drosophila oocyte. Development 127, 2785–2794. https://doi.org/10.1242/dev.127.13.2785</w:t>
      </w:r>
    </w:p>
    <w:p w14:paraId="1BE757D7" w14:textId="77777777" w:rsidR="007F49E6" w:rsidRDefault="007F49E6" w:rsidP="007F49E6">
      <w:pPr>
        <w:pStyle w:val="Bibliography"/>
      </w:pPr>
      <w:r>
        <w:t xml:space="preserve">Huynh, J.-R., St Johnston, D., 2004. The Origin of Asymmetry: Early </w:t>
      </w:r>
      <w:proofErr w:type="spellStart"/>
      <w:r>
        <w:t>Polarisation</w:t>
      </w:r>
      <w:proofErr w:type="spellEnd"/>
      <w:r>
        <w:t xml:space="preserve"> of the Drosophila Germline Cyst and Oocyte. </w:t>
      </w:r>
      <w:proofErr w:type="spellStart"/>
      <w:r>
        <w:t>Curr</w:t>
      </w:r>
      <w:proofErr w:type="spellEnd"/>
      <w:r>
        <w:t>. Biol. 14, R438–R449. https://doi.org/10.1016/j.cub.2004.05.040</w:t>
      </w:r>
    </w:p>
    <w:p w14:paraId="1521A4DB" w14:textId="77777777" w:rsidR="007F49E6" w:rsidRDefault="007F49E6" w:rsidP="007F49E6">
      <w:pPr>
        <w:pStyle w:val="Bibliography"/>
      </w:pPr>
      <w:r>
        <w:t xml:space="preserve">Joyce, E.F., </w:t>
      </w:r>
      <w:proofErr w:type="spellStart"/>
      <w:r>
        <w:t>Apostolopoulos</w:t>
      </w:r>
      <w:proofErr w:type="spellEnd"/>
      <w:r>
        <w:t>, N., Beliveau, B.J., Wu, C. -ting, 2013. Germline Progenitors Escape the Widespread Phenomenon of Homolog Pairing during Drosophila Development. PLOS Genet. 9, e1004013. https://doi.org/f5qr9d</w:t>
      </w:r>
    </w:p>
    <w:p w14:paraId="46BE1F8E" w14:textId="77777777" w:rsidR="007F49E6" w:rsidRDefault="007F49E6" w:rsidP="007F49E6">
      <w:pPr>
        <w:pStyle w:val="Bibliography"/>
      </w:pPr>
      <w:proofErr w:type="spellStart"/>
      <w:r>
        <w:t>Khetani</w:t>
      </w:r>
      <w:proofErr w:type="spellEnd"/>
      <w:r>
        <w:t>, R.S., Bickel, S.E., 2007. Regulation of meiotic cohesion and chromosome core morphogenesis during pachytene in Drosophila oocytes. J. Cell Sci. 120, 3123–3137. https://doi.org/10.1242/jcs.009977</w:t>
      </w:r>
    </w:p>
    <w:p w14:paraId="06CD54B2" w14:textId="77777777" w:rsidR="007F49E6" w:rsidRDefault="007F49E6" w:rsidP="007F49E6">
      <w:pPr>
        <w:pStyle w:val="Bibliography"/>
      </w:pPr>
      <w:r>
        <w:t xml:space="preserve">Kim-Ha, J., Kerr, K., Macdonald, P.M., 1995. Translational regulation of </w:t>
      </w:r>
      <w:proofErr w:type="spellStart"/>
      <w:r>
        <w:t>oskar</w:t>
      </w:r>
      <w:proofErr w:type="spellEnd"/>
      <w:r>
        <w:t xml:space="preserve"> mRNA by Bruno, an ovarian RNA-binding protein, is essential. Cell 81, 403–412. https://doi.org/10.1016/0092-8674(95)90393-3</w:t>
      </w:r>
    </w:p>
    <w:p w14:paraId="0E36D66E" w14:textId="77777777" w:rsidR="007F49E6" w:rsidRDefault="007F49E6" w:rsidP="007F49E6">
      <w:pPr>
        <w:pStyle w:val="Bibliography"/>
      </w:pPr>
      <w:proofErr w:type="spellStart"/>
      <w:r>
        <w:t>Kirilly</w:t>
      </w:r>
      <w:proofErr w:type="spellEnd"/>
      <w:r>
        <w:t xml:space="preserve">, D., Wang, S., </w:t>
      </w:r>
      <w:proofErr w:type="spellStart"/>
      <w:r>
        <w:t>Xie</w:t>
      </w:r>
      <w:proofErr w:type="spellEnd"/>
      <w:r>
        <w:t>, T., 2011. Self-maintained escort cells form a germline stem cell differentiation niche. Development 138, 5087–5097. https://doi.org/10.1242/dev.067850</w:t>
      </w:r>
    </w:p>
    <w:p w14:paraId="68CD026A" w14:textId="77777777" w:rsidR="007F49E6" w:rsidRDefault="007F49E6" w:rsidP="007F49E6">
      <w:pPr>
        <w:pStyle w:val="Bibliography"/>
      </w:pPr>
      <w:proofErr w:type="spellStart"/>
      <w:r>
        <w:t>Lähnemann</w:t>
      </w:r>
      <w:proofErr w:type="spellEnd"/>
      <w:r>
        <w:t xml:space="preserve">, D., </w:t>
      </w:r>
      <w:proofErr w:type="spellStart"/>
      <w:r>
        <w:t>Köster</w:t>
      </w:r>
      <w:proofErr w:type="spellEnd"/>
      <w:r>
        <w:t xml:space="preserve">, J., </w:t>
      </w:r>
      <w:proofErr w:type="spellStart"/>
      <w:r>
        <w:t>Szczurek</w:t>
      </w:r>
      <w:proofErr w:type="spellEnd"/>
      <w:r>
        <w:t xml:space="preserve">, E., McCarthy, D.J., Hicks, S.C., Robinson, M.D., </w:t>
      </w:r>
      <w:proofErr w:type="spellStart"/>
      <w:r>
        <w:t>Vallejos</w:t>
      </w:r>
      <w:proofErr w:type="spellEnd"/>
      <w:r>
        <w:t xml:space="preserve">, C.A., Campbell, K.R., </w:t>
      </w:r>
      <w:proofErr w:type="spellStart"/>
      <w:r>
        <w:t>Beerenwinkel</w:t>
      </w:r>
      <w:proofErr w:type="spellEnd"/>
      <w:r>
        <w:t xml:space="preserve">, N., Mahfouz, A., </w:t>
      </w:r>
      <w:proofErr w:type="spellStart"/>
      <w:r>
        <w:t>Pinello</w:t>
      </w:r>
      <w:proofErr w:type="spellEnd"/>
      <w:r>
        <w:t xml:space="preserve">, L., </w:t>
      </w:r>
      <w:proofErr w:type="spellStart"/>
      <w:r>
        <w:t>Skums</w:t>
      </w:r>
      <w:proofErr w:type="spellEnd"/>
      <w:r>
        <w:t xml:space="preserve">, P., Stamatakis, A., </w:t>
      </w:r>
      <w:proofErr w:type="spellStart"/>
      <w:r>
        <w:t>Attolini</w:t>
      </w:r>
      <w:proofErr w:type="spellEnd"/>
      <w:r>
        <w:t xml:space="preserve">, C.S.-O., Aparicio, S., </w:t>
      </w:r>
      <w:proofErr w:type="spellStart"/>
      <w:r>
        <w:t>Baaijens</w:t>
      </w:r>
      <w:proofErr w:type="spellEnd"/>
      <w:r>
        <w:t xml:space="preserve">, J., </w:t>
      </w:r>
      <w:proofErr w:type="spellStart"/>
      <w:r>
        <w:t>Balvert</w:t>
      </w:r>
      <w:proofErr w:type="spellEnd"/>
      <w:r>
        <w:t xml:space="preserve">, M., </w:t>
      </w:r>
      <w:proofErr w:type="spellStart"/>
      <w:r>
        <w:t>Barbanson</w:t>
      </w:r>
      <w:proofErr w:type="spellEnd"/>
      <w:r>
        <w:t xml:space="preserve">, B. de, </w:t>
      </w:r>
      <w:proofErr w:type="spellStart"/>
      <w:r>
        <w:t>Cappuccio</w:t>
      </w:r>
      <w:proofErr w:type="spellEnd"/>
      <w:r>
        <w:t xml:space="preserve">, A., Corleone, G., </w:t>
      </w:r>
      <w:proofErr w:type="spellStart"/>
      <w:r>
        <w:t>Dutilh</w:t>
      </w:r>
      <w:proofErr w:type="spellEnd"/>
      <w:r>
        <w:t xml:space="preserve">, B.E., </w:t>
      </w:r>
      <w:proofErr w:type="spellStart"/>
      <w:r>
        <w:t>Florescu</w:t>
      </w:r>
      <w:proofErr w:type="spellEnd"/>
      <w:r>
        <w:t xml:space="preserve">, M., Guryev, V., </w:t>
      </w:r>
      <w:proofErr w:type="spellStart"/>
      <w:r>
        <w:t>Holmer</w:t>
      </w:r>
      <w:proofErr w:type="spellEnd"/>
      <w:r>
        <w:t xml:space="preserve">, R., Jahn, K., Lobo, T.J., Keizer, E.M., Khatri, I., Kielbasa, S.M., Korbel, J.O., Kozlov, A.M., </w:t>
      </w:r>
      <w:proofErr w:type="spellStart"/>
      <w:r>
        <w:t>Kuo</w:t>
      </w:r>
      <w:proofErr w:type="spellEnd"/>
      <w:r>
        <w:t xml:space="preserve">, T.-H., </w:t>
      </w:r>
      <w:proofErr w:type="spellStart"/>
      <w:r>
        <w:t>Lelieveldt</w:t>
      </w:r>
      <w:proofErr w:type="spellEnd"/>
      <w:r>
        <w:t xml:space="preserve">, B.P.F., </w:t>
      </w:r>
      <w:proofErr w:type="spellStart"/>
      <w:r>
        <w:t>Mandoiu</w:t>
      </w:r>
      <w:proofErr w:type="spellEnd"/>
      <w:r>
        <w:t xml:space="preserve">, I.I., </w:t>
      </w:r>
      <w:proofErr w:type="spellStart"/>
      <w:r>
        <w:t>Marioni</w:t>
      </w:r>
      <w:proofErr w:type="spellEnd"/>
      <w:r>
        <w:t xml:space="preserve">, J.C., </w:t>
      </w:r>
      <w:proofErr w:type="spellStart"/>
      <w:r>
        <w:t>Marschall</w:t>
      </w:r>
      <w:proofErr w:type="spellEnd"/>
      <w:r>
        <w:t xml:space="preserve">, T., </w:t>
      </w:r>
      <w:proofErr w:type="spellStart"/>
      <w:r>
        <w:t>Mölder</w:t>
      </w:r>
      <w:proofErr w:type="spellEnd"/>
      <w:r>
        <w:t xml:space="preserve">, F., </w:t>
      </w:r>
      <w:proofErr w:type="spellStart"/>
      <w:r>
        <w:t>Niknejad</w:t>
      </w:r>
      <w:proofErr w:type="spellEnd"/>
      <w:r>
        <w:t xml:space="preserve">, A., </w:t>
      </w:r>
      <w:proofErr w:type="spellStart"/>
      <w:r>
        <w:t>Raczkowski</w:t>
      </w:r>
      <w:proofErr w:type="spellEnd"/>
      <w:r>
        <w:t xml:space="preserve">, L., Reinders, M., Ridder, J. de, </w:t>
      </w:r>
      <w:proofErr w:type="spellStart"/>
      <w:r>
        <w:t>Saliba</w:t>
      </w:r>
      <w:proofErr w:type="spellEnd"/>
      <w:r>
        <w:t xml:space="preserve">, A.-E., </w:t>
      </w:r>
      <w:proofErr w:type="spellStart"/>
      <w:r>
        <w:t>Somarakis</w:t>
      </w:r>
      <w:proofErr w:type="spellEnd"/>
      <w:r>
        <w:t xml:space="preserve">, A., </w:t>
      </w:r>
      <w:proofErr w:type="spellStart"/>
      <w:r>
        <w:t>Stegle</w:t>
      </w:r>
      <w:proofErr w:type="spellEnd"/>
      <w:r>
        <w:t xml:space="preserve">, O., Theis, F.J., Yang, H., </w:t>
      </w:r>
      <w:proofErr w:type="spellStart"/>
      <w:r>
        <w:t>Zelikovsky</w:t>
      </w:r>
      <w:proofErr w:type="spellEnd"/>
      <w:r>
        <w:t xml:space="preserve">, A., McHardy, A.C., Raphael, B.J., Shah, S.P., </w:t>
      </w:r>
      <w:proofErr w:type="spellStart"/>
      <w:r>
        <w:t>Schönhuth</w:t>
      </w:r>
      <w:proofErr w:type="spellEnd"/>
      <w:r>
        <w:t>, A., 2020. Eleven grand challenges in single-cell data science. Genome Biol. 21, 31. https://doi.org/10.1186/s13059-020-1926-6</w:t>
      </w:r>
    </w:p>
    <w:p w14:paraId="1BE28F27" w14:textId="77777777" w:rsidR="007F49E6" w:rsidRDefault="007F49E6" w:rsidP="007F49E6">
      <w:pPr>
        <w:pStyle w:val="Bibliography"/>
      </w:pPr>
      <w:r>
        <w:t>Lehmann, R., 2012. Germline Stem Cells: Origin and Destiny. Cell Stem Cell 10, 729–739. https://doi.org/10.1016/j.stem.2012.05.016</w:t>
      </w:r>
    </w:p>
    <w:p w14:paraId="5D9A7B32" w14:textId="77777777" w:rsidR="007F49E6" w:rsidRDefault="007F49E6" w:rsidP="007F49E6">
      <w:pPr>
        <w:pStyle w:val="Bibliography"/>
      </w:pPr>
      <w:r>
        <w:t xml:space="preserve">Li, Y., Minor, N.T., Park, J.K., </w:t>
      </w:r>
      <w:proofErr w:type="spellStart"/>
      <w:r>
        <w:t>McKearin</w:t>
      </w:r>
      <w:proofErr w:type="spellEnd"/>
      <w:r>
        <w:t xml:space="preserve">, D.M., Maines, J.Z., 2009. Bam and </w:t>
      </w:r>
      <w:proofErr w:type="spellStart"/>
      <w:r>
        <w:t>Bgcn</w:t>
      </w:r>
      <w:proofErr w:type="spellEnd"/>
      <w:r>
        <w:t xml:space="preserve"> antagonize Nanos-dependent germ-line stem cell maintenance. Proc. Natl. Acad. Sci. 106, 9304 LP – 9309. https://doi.org/10.1073/pnas.0901452106</w:t>
      </w:r>
    </w:p>
    <w:p w14:paraId="0A751791" w14:textId="77777777" w:rsidR="007F49E6" w:rsidRDefault="007F49E6" w:rsidP="007F49E6">
      <w:pPr>
        <w:pStyle w:val="Bibliography"/>
      </w:pPr>
      <w:r>
        <w:t xml:space="preserve">Lin, H., </w:t>
      </w:r>
      <w:proofErr w:type="spellStart"/>
      <w:r>
        <w:t>Spradling</w:t>
      </w:r>
      <w:proofErr w:type="spellEnd"/>
      <w:r>
        <w:t>, A.C., 1993. Germline Stem Cell Division and Egg Chamber Development in Transplanted Drosophila Germaria. Dev. Biol. 159, 140–152. https://doi.org/10.1006/dbio.1993.1228</w:t>
      </w:r>
    </w:p>
    <w:p w14:paraId="4915C674" w14:textId="77777777" w:rsidR="007F49E6" w:rsidRDefault="007F49E6" w:rsidP="007F49E6">
      <w:pPr>
        <w:pStyle w:val="Bibliography"/>
      </w:pPr>
      <w:r>
        <w:t>Love, M.I., Huber, W., Anders, S., 2014. Moderated estimation of fold change and dispersion for RNA-seq data with DESeq2. Genome Biol. 15, 550. https://doi.org/10.1186/s13059-014-0550-8</w:t>
      </w:r>
    </w:p>
    <w:p w14:paraId="636B337E" w14:textId="77777777" w:rsidR="007F49E6" w:rsidRDefault="007F49E6" w:rsidP="007F49E6">
      <w:pPr>
        <w:pStyle w:val="Bibliography"/>
      </w:pPr>
      <w:r>
        <w:t xml:space="preserve">Margolis, J., </w:t>
      </w:r>
      <w:proofErr w:type="spellStart"/>
      <w:r>
        <w:t>Spradling</w:t>
      </w:r>
      <w:proofErr w:type="spellEnd"/>
      <w:r>
        <w:t>, A., 1995. Identification and behavior of epithelial stem cells in the Drosophila ovary. Development 121, 3797 LP – 3807.</w:t>
      </w:r>
    </w:p>
    <w:p w14:paraId="22A3636F" w14:textId="77777777" w:rsidR="007F49E6" w:rsidRDefault="007F49E6" w:rsidP="007F49E6">
      <w:pPr>
        <w:pStyle w:val="Bibliography"/>
      </w:pPr>
      <w:r>
        <w:t xml:space="preserve">McCarthy, A., Sarkar, K., Martin, E.T., Upadhyay, M., Jang, S., Williams, N.D., </w:t>
      </w:r>
      <w:proofErr w:type="spellStart"/>
      <w:r>
        <w:t>Forni</w:t>
      </w:r>
      <w:proofErr w:type="spellEnd"/>
      <w:r>
        <w:t xml:space="preserve">, P.E., </w:t>
      </w:r>
      <w:proofErr w:type="spellStart"/>
      <w:r>
        <w:t>Buszczak</w:t>
      </w:r>
      <w:proofErr w:type="spellEnd"/>
      <w:r>
        <w:t>, M., Rangan, P., 2021. MSL3 promotes germline stem cell differentiation in female Drosophila. Development dev.199625. https://doi.org/10.1242/dev.199625</w:t>
      </w:r>
    </w:p>
    <w:p w14:paraId="712A5A0F" w14:textId="77777777" w:rsidR="007F49E6" w:rsidRDefault="007F49E6" w:rsidP="007F49E6">
      <w:pPr>
        <w:pStyle w:val="Bibliography"/>
      </w:pPr>
      <w:proofErr w:type="spellStart"/>
      <w:r>
        <w:lastRenderedPageBreak/>
        <w:t>McKearin</w:t>
      </w:r>
      <w:proofErr w:type="spellEnd"/>
      <w:r>
        <w:t xml:space="preserve">, D., </w:t>
      </w:r>
      <w:proofErr w:type="spellStart"/>
      <w:r>
        <w:t>Ohlstein</w:t>
      </w:r>
      <w:proofErr w:type="spellEnd"/>
      <w:r>
        <w:t>, B., 1995. A role for the Drosophila bag-of-marbles protein in the differentiation of cystoblasts from germline stem cells. Development 121, 2937 LP – 2947.</w:t>
      </w:r>
    </w:p>
    <w:p w14:paraId="00CDEF42" w14:textId="77777777" w:rsidR="007F49E6" w:rsidRDefault="007F49E6" w:rsidP="007F49E6">
      <w:pPr>
        <w:pStyle w:val="Bibliography"/>
      </w:pPr>
      <w:r>
        <w:t>Mehrotra, S., McKim, K.S., 2006. Temporal Analysis of Meiotic DNA Double-Strand Break Formation and Repair in Drosophila Females. PLOS Genet. 2, e200. https://doi.org/10.1371/journal.pgen.0020200</w:t>
      </w:r>
    </w:p>
    <w:p w14:paraId="7760698D" w14:textId="77777777" w:rsidR="007F49E6" w:rsidRDefault="007F49E6" w:rsidP="007F49E6">
      <w:pPr>
        <w:pStyle w:val="Bibliography"/>
      </w:pPr>
      <w:r>
        <w:t xml:space="preserve">Navarro, C., Lehmann, R., Morris, J., 2001. Oogenesis: Setting one sister above the rest. </w:t>
      </w:r>
      <w:proofErr w:type="spellStart"/>
      <w:r>
        <w:t>Curr</w:t>
      </w:r>
      <w:proofErr w:type="spellEnd"/>
      <w:r>
        <w:t>. Biol. 11, R162–R165. https://doi.org/10.1016/S0960-9822(01)00083-5</w:t>
      </w:r>
    </w:p>
    <w:p w14:paraId="48BE375E" w14:textId="77777777" w:rsidR="007F49E6" w:rsidRDefault="007F49E6" w:rsidP="007F49E6">
      <w:pPr>
        <w:pStyle w:val="Bibliography"/>
      </w:pPr>
      <w:r>
        <w:t xml:space="preserve">Nystul, T., </w:t>
      </w:r>
      <w:proofErr w:type="spellStart"/>
      <w:r>
        <w:t>Spradling</w:t>
      </w:r>
      <w:proofErr w:type="spellEnd"/>
      <w:r>
        <w:t>, A., 2010. Regulation of Epithelial Stem Cell Replacement and Follicle Formation in the Drosophila Ovary. Genetics 184, 503–515. https://doi.org/10.1534/genetics.109.109538</w:t>
      </w:r>
    </w:p>
    <w:p w14:paraId="445EDACE" w14:textId="77777777" w:rsidR="007F49E6" w:rsidRDefault="007F49E6" w:rsidP="007F49E6">
      <w:pPr>
        <w:pStyle w:val="Bibliography"/>
      </w:pPr>
      <w:proofErr w:type="spellStart"/>
      <w:r>
        <w:t>Ohlstein</w:t>
      </w:r>
      <w:proofErr w:type="spellEnd"/>
      <w:r>
        <w:t xml:space="preserve">, B., </w:t>
      </w:r>
      <w:proofErr w:type="spellStart"/>
      <w:r>
        <w:t>McKearin</w:t>
      </w:r>
      <w:proofErr w:type="spellEnd"/>
      <w:r>
        <w:t xml:space="preserve">, D., 1997. Ectopic expression of the Drosophila Bam protein eliminates </w:t>
      </w:r>
      <w:proofErr w:type="spellStart"/>
      <w:r>
        <w:t>oogenic</w:t>
      </w:r>
      <w:proofErr w:type="spellEnd"/>
      <w:r>
        <w:t xml:space="preserve"> germline stem cells. Development 124, 3651–3662.</w:t>
      </w:r>
    </w:p>
    <w:p w14:paraId="05FCD985" w14:textId="77777777" w:rsidR="007F49E6" w:rsidRDefault="007F49E6" w:rsidP="007F49E6">
      <w:pPr>
        <w:pStyle w:val="Bibliography"/>
      </w:pPr>
      <w:r>
        <w:t>Page, S.L., Hawley, R.S., 2003. Chromosome Choreography: The Meiotic Ballet. Science. https://doi.org/10.1126/science.1086605</w:t>
      </w:r>
    </w:p>
    <w:p w14:paraId="50317E22" w14:textId="77777777" w:rsidR="007F49E6" w:rsidRDefault="007F49E6" w:rsidP="007F49E6">
      <w:pPr>
        <w:pStyle w:val="Bibliography"/>
      </w:pPr>
      <w:r>
        <w:t xml:space="preserve">Perišić </w:t>
      </w:r>
      <w:proofErr w:type="spellStart"/>
      <w:r>
        <w:t>Nanut</w:t>
      </w:r>
      <w:proofErr w:type="spellEnd"/>
      <w:r>
        <w:t xml:space="preserve">, M., </w:t>
      </w:r>
      <w:proofErr w:type="spellStart"/>
      <w:r>
        <w:t>Pečar</w:t>
      </w:r>
      <w:proofErr w:type="spellEnd"/>
      <w:r>
        <w:t xml:space="preserve"> </w:t>
      </w:r>
      <w:proofErr w:type="spellStart"/>
      <w:r>
        <w:t>Fonović</w:t>
      </w:r>
      <w:proofErr w:type="spellEnd"/>
      <w:r>
        <w:t xml:space="preserve">, U., </w:t>
      </w:r>
      <w:proofErr w:type="spellStart"/>
      <w:r>
        <w:t>Jakoš</w:t>
      </w:r>
      <w:proofErr w:type="spellEnd"/>
      <w:r>
        <w:t>, T., Kos, J., 2021. The Role of Cysteine Peptidases in Hematopoietic Stem Cell Differentiation and Modulation of Immune System Function. Front. Immunol. 12.</w:t>
      </w:r>
    </w:p>
    <w:p w14:paraId="15C0CEBF" w14:textId="77777777" w:rsidR="007F49E6" w:rsidRDefault="007F49E6" w:rsidP="007F49E6">
      <w:pPr>
        <w:pStyle w:val="Bibliography"/>
      </w:pPr>
      <w:r>
        <w:t xml:space="preserve">Roth, S., 2001. Drosophila oogenesis: Coordinating germ line and soma. </w:t>
      </w:r>
      <w:proofErr w:type="spellStart"/>
      <w:r>
        <w:t>Curr</w:t>
      </w:r>
      <w:proofErr w:type="spellEnd"/>
      <w:r>
        <w:t>. Biol. 11, R779–R781. https://doi.org/10.1016/S0960-9822(01)00469-9</w:t>
      </w:r>
    </w:p>
    <w:p w14:paraId="20C83A8C" w14:textId="77777777" w:rsidR="007F49E6" w:rsidRDefault="007F49E6" w:rsidP="007F49E6">
      <w:pPr>
        <w:pStyle w:val="Bibliography"/>
      </w:pPr>
      <w:r>
        <w:t xml:space="preserve">Rubin, T., </w:t>
      </w:r>
      <w:proofErr w:type="spellStart"/>
      <w:r>
        <w:t>Macaisne</w:t>
      </w:r>
      <w:proofErr w:type="spellEnd"/>
      <w:r>
        <w:t>, N., Huynh, J.-R., 2020. Mixing and Matching Chromosomes during Female Meiosis. Cells 9, 696. https://doi.org/10.3390/cells9030696</w:t>
      </w:r>
    </w:p>
    <w:p w14:paraId="3C7AD970" w14:textId="77777777" w:rsidR="007F49E6" w:rsidRDefault="007F49E6" w:rsidP="007F49E6">
      <w:pPr>
        <w:pStyle w:val="Bibliography"/>
      </w:pPr>
      <w:r>
        <w:t xml:space="preserve">Rust, K., Byrnes, L.E., Yu, K.S., Park, J.S., Sneddon, J.B., </w:t>
      </w:r>
      <w:proofErr w:type="spellStart"/>
      <w:r>
        <w:t>Tward</w:t>
      </w:r>
      <w:proofErr w:type="spellEnd"/>
      <w:r>
        <w:t xml:space="preserve">, A.D., Nystul, T.G., 2020. A single-cell atlas and lineage analysis of the adult Drosophila ovary. Nat. </w:t>
      </w:r>
      <w:proofErr w:type="spellStart"/>
      <w:r>
        <w:t>Commun</w:t>
      </w:r>
      <w:proofErr w:type="spellEnd"/>
      <w:r>
        <w:t>. 11, 5628. https://doi.org/10.1038/s41467-020-19361-0</w:t>
      </w:r>
    </w:p>
    <w:p w14:paraId="4FF46997" w14:textId="77777777" w:rsidR="007F49E6" w:rsidRDefault="007F49E6" w:rsidP="007F49E6">
      <w:pPr>
        <w:pStyle w:val="Bibliography"/>
      </w:pPr>
      <w:r>
        <w:t xml:space="preserve">Sahai-Hernandez, P., </w:t>
      </w:r>
      <w:proofErr w:type="spellStart"/>
      <w:r>
        <w:t>Castanieto</w:t>
      </w:r>
      <w:proofErr w:type="spellEnd"/>
      <w:r>
        <w:t>, A., Nystul, T.G., 2012. Drosophila models of epithelial stem cells and their niches. WIREs Dev. Biol. 1, 447–457. https://doi.org/10.1002/wdev.36</w:t>
      </w:r>
    </w:p>
    <w:p w14:paraId="6E839FC4" w14:textId="77777777" w:rsidR="007F49E6" w:rsidRDefault="007F49E6" w:rsidP="007F49E6">
      <w:pPr>
        <w:pStyle w:val="Bibliography"/>
      </w:pPr>
      <w:r>
        <w:t xml:space="preserve">Sarkar, K., </w:t>
      </w:r>
      <w:proofErr w:type="spellStart"/>
      <w:r>
        <w:t>Kotb</w:t>
      </w:r>
      <w:proofErr w:type="spellEnd"/>
      <w:r>
        <w:t xml:space="preserve">, N.M., Lemus, A., Martin, E.T., McCarthy, A., Camacho, J., Iqbal, A., </w:t>
      </w:r>
      <w:proofErr w:type="spellStart"/>
      <w:r>
        <w:t>Valm</w:t>
      </w:r>
      <w:proofErr w:type="spellEnd"/>
      <w:r>
        <w:t>, A.M., Sammons, M.A., Rangan, P., 2021. A feedback loop between heterochromatin and the nucleopore complex controls germ-cell to oocyte transition during Drosophila oogenesis. https://doi.org/10.1101/2021.10.31.466575</w:t>
      </w:r>
    </w:p>
    <w:p w14:paraId="4A952135" w14:textId="77777777" w:rsidR="007F49E6" w:rsidRDefault="007F49E6" w:rsidP="007F49E6">
      <w:pPr>
        <w:pStyle w:val="Bibliography"/>
      </w:pPr>
      <w:proofErr w:type="spellStart"/>
      <w:r>
        <w:t>Schüpbach</w:t>
      </w:r>
      <w:proofErr w:type="spellEnd"/>
      <w:r>
        <w:t xml:space="preserve">, T., 1987. Germ line and soma cooperate during oogenesis to establish the dorsoventral pattern of </w:t>
      </w:r>
      <w:proofErr w:type="gramStart"/>
      <w:r>
        <w:t>egg shell</w:t>
      </w:r>
      <w:proofErr w:type="gramEnd"/>
      <w:r>
        <w:t xml:space="preserve"> and embryo in Drosophila melanogaster. Cell 49, 699–707. https://doi.org/10.1016/0092-8674(87)90546-0</w:t>
      </w:r>
    </w:p>
    <w:p w14:paraId="5627C399" w14:textId="77777777" w:rsidR="007F49E6" w:rsidRDefault="007F49E6" w:rsidP="007F49E6">
      <w:pPr>
        <w:pStyle w:val="Bibliography"/>
      </w:pPr>
      <w:proofErr w:type="spellStart"/>
      <w:r>
        <w:t>Shachak</w:t>
      </w:r>
      <w:proofErr w:type="spellEnd"/>
      <w:r>
        <w:t xml:space="preserve">, A., </w:t>
      </w:r>
      <w:proofErr w:type="spellStart"/>
      <w:r>
        <w:t>Shuval</w:t>
      </w:r>
      <w:proofErr w:type="spellEnd"/>
      <w:r>
        <w:t xml:space="preserve">, K., Fine, S., 2007. Barriers and enablers to the acceptance of bioinformatics tools: a qualitative study. J. Med. </w:t>
      </w:r>
      <w:proofErr w:type="spellStart"/>
      <w:r>
        <w:t>Libr</w:t>
      </w:r>
      <w:proofErr w:type="spellEnd"/>
      <w:r>
        <w:t>. Assoc. JMLA 95, 454. https://doi.org/10.3163/1536-5050.95.4.454</w:t>
      </w:r>
    </w:p>
    <w:p w14:paraId="4E879A26" w14:textId="77777777" w:rsidR="007F49E6" w:rsidRDefault="007F49E6" w:rsidP="007F49E6">
      <w:pPr>
        <w:pStyle w:val="Bibliography"/>
      </w:pPr>
      <w:r>
        <w:t xml:space="preserve">Shi, J., </w:t>
      </w:r>
      <w:proofErr w:type="spellStart"/>
      <w:r>
        <w:t>Jin</w:t>
      </w:r>
      <w:proofErr w:type="spellEnd"/>
      <w:r>
        <w:t xml:space="preserve">, Z., Yu, Y., Zhang, Y., Yang, F., Huang, H., Cai, T., Xi, R., 2021. A Progressive Somatic Cell Niche Regulates Germline Cyst Differentiation in the Drosophila Ovary. </w:t>
      </w:r>
      <w:proofErr w:type="spellStart"/>
      <w:r>
        <w:t>Curr</w:t>
      </w:r>
      <w:proofErr w:type="spellEnd"/>
      <w:r>
        <w:t>. Biol. 31, 840-852.e5. https://doi.org/10.1016/j.cub.2020.11.053</w:t>
      </w:r>
    </w:p>
    <w:p w14:paraId="43318E47" w14:textId="77777777" w:rsidR="007F49E6" w:rsidRDefault="007F49E6" w:rsidP="007F49E6">
      <w:pPr>
        <w:pStyle w:val="Bibliography"/>
      </w:pPr>
      <w:r>
        <w:t xml:space="preserve">Slaidina, M., Gupta, S., </w:t>
      </w:r>
      <w:proofErr w:type="spellStart"/>
      <w:r>
        <w:t>Banisch</w:t>
      </w:r>
      <w:proofErr w:type="spellEnd"/>
      <w:r>
        <w:t>, T.U., Lehmann, R., 2021. A single-cell atlas reveals unanticipated cell type complexity in Drosophila ovaries. Genome Res. gr.274340.120. https://doi.org/10.1101/gr.274340.120</w:t>
      </w:r>
    </w:p>
    <w:p w14:paraId="5F2C17E7" w14:textId="77777777" w:rsidR="007F49E6" w:rsidRDefault="007F49E6" w:rsidP="007F49E6">
      <w:pPr>
        <w:pStyle w:val="Bibliography"/>
      </w:pPr>
      <w:r>
        <w:t>Slaidina, M., Lehmann, R., 2014. Translational control in germline stem cell development. J. Cell Biol. 207, 13 LP – 21. https://doi.org/f6kzhp</w:t>
      </w:r>
    </w:p>
    <w:p w14:paraId="399DD827" w14:textId="77777777" w:rsidR="007F49E6" w:rsidRDefault="007F49E6" w:rsidP="007F49E6">
      <w:pPr>
        <w:pStyle w:val="Bibliography"/>
      </w:pPr>
      <w:proofErr w:type="spellStart"/>
      <w:r>
        <w:t>Spradling</w:t>
      </w:r>
      <w:proofErr w:type="spellEnd"/>
      <w:r>
        <w:t xml:space="preserve">, A., Fuller, M.T., Braun, R.E., Yoshida, S., 2011. Germline stem cells. Cold Spring </w:t>
      </w:r>
      <w:proofErr w:type="spellStart"/>
      <w:r>
        <w:t>Harb</w:t>
      </w:r>
      <w:proofErr w:type="spellEnd"/>
      <w:r>
        <w:t xml:space="preserve">. </w:t>
      </w:r>
      <w:proofErr w:type="spellStart"/>
      <w:r>
        <w:t>Perspect</w:t>
      </w:r>
      <w:proofErr w:type="spellEnd"/>
      <w:r>
        <w:t>. Biol. 3, a002642. https://doi.org/10.1101/cshperspect.a002642</w:t>
      </w:r>
    </w:p>
    <w:p w14:paraId="777A24D5" w14:textId="77777777" w:rsidR="007F49E6" w:rsidRDefault="007F49E6" w:rsidP="007F49E6">
      <w:pPr>
        <w:pStyle w:val="Bibliography"/>
      </w:pPr>
      <w:proofErr w:type="spellStart"/>
      <w:r>
        <w:t>Tanneti</w:t>
      </w:r>
      <w:proofErr w:type="spellEnd"/>
      <w:r>
        <w:t xml:space="preserve">, N.S., Landy, K., Joyce, E.F., McKim, K.S., 2011. A Pathway for Synapsis Initiation during Zygotene in Drosophila Oocytes. </w:t>
      </w:r>
      <w:proofErr w:type="spellStart"/>
      <w:r>
        <w:t>Curr</w:t>
      </w:r>
      <w:proofErr w:type="spellEnd"/>
      <w:r>
        <w:t>. Biol. 21, 1852–1857. https://doi.org/10.1016/j.cub.2011.10.005</w:t>
      </w:r>
    </w:p>
    <w:p w14:paraId="23E40953" w14:textId="77777777" w:rsidR="007F49E6" w:rsidRDefault="007F49E6" w:rsidP="007F49E6">
      <w:pPr>
        <w:pStyle w:val="Bibliography"/>
      </w:pPr>
      <w:proofErr w:type="spellStart"/>
      <w:r>
        <w:lastRenderedPageBreak/>
        <w:t>Tastan</w:t>
      </w:r>
      <w:proofErr w:type="spellEnd"/>
      <w:r>
        <w:t xml:space="preserve">, Ö.Y., Maines, J.Z., Li, Y., </w:t>
      </w:r>
      <w:proofErr w:type="spellStart"/>
      <w:r>
        <w:t>Mckearin</w:t>
      </w:r>
      <w:proofErr w:type="spellEnd"/>
      <w:r>
        <w:t xml:space="preserve">, D.M., </w:t>
      </w:r>
      <w:proofErr w:type="spellStart"/>
      <w:r>
        <w:t>Buszczak</w:t>
      </w:r>
      <w:proofErr w:type="spellEnd"/>
      <w:r>
        <w:t xml:space="preserve">, M., 2010. Drosophila </w:t>
      </w:r>
      <w:proofErr w:type="spellStart"/>
      <w:r>
        <w:t>Ataxin</w:t>
      </w:r>
      <w:proofErr w:type="spellEnd"/>
      <w:r>
        <w:t xml:space="preserve"> 2-binding protein 1 marks an intermediate step in the molecular differentiation of female germline cysts. Development 137, 3167–3176. https://doi.org/10.1242/dev.050575</w:t>
      </w:r>
    </w:p>
    <w:p w14:paraId="7E46780F" w14:textId="77777777" w:rsidR="007F49E6" w:rsidRDefault="007F49E6" w:rsidP="007F49E6">
      <w:pPr>
        <w:pStyle w:val="Bibliography"/>
      </w:pPr>
      <w:proofErr w:type="spellStart"/>
      <w:r>
        <w:t>Theurkauf</w:t>
      </w:r>
      <w:proofErr w:type="spellEnd"/>
      <w:r>
        <w:t xml:space="preserve">, W.E., Alberts, B.M., Jan, Y.N., </w:t>
      </w:r>
      <w:proofErr w:type="spellStart"/>
      <w:r>
        <w:t>Jongens</w:t>
      </w:r>
      <w:proofErr w:type="spellEnd"/>
      <w:r>
        <w:t xml:space="preserve">, T.A., 1993. A central role for microtubules in the differentiation of Drosophila oocytes. Dev. </w:t>
      </w:r>
      <w:proofErr w:type="spellStart"/>
      <w:r>
        <w:t>Camb</w:t>
      </w:r>
      <w:proofErr w:type="spellEnd"/>
      <w:r>
        <w:t>. Engl. 118, 1169–80.</w:t>
      </w:r>
    </w:p>
    <w:p w14:paraId="7078DF84" w14:textId="77777777" w:rsidR="007F49E6" w:rsidRDefault="007F49E6" w:rsidP="007F49E6">
      <w:pPr>
        <w:pStyle w:val="Bibliography"/>
      </w:pPr>
      <w:proofErr w:type="spellStart"/>
      <w:r>
        <w:t>Tiaden</w:t>
      </w:r>
      <w:proofErr w:type="spellEnd"/>
      <w:r>
        <w:t xml:space="preserve">, A.N., </w:t>
      </w:r>
      <w:proofErr w:type="spellStart"/>
      <w:r>
        <w:t>Breiden</w:t>
      </w:r>
      <w:proofErr w:type="spellEnd"/>
      <w:r>
        <w:t xml:space="preserve">, M., </w:t>
      </w:r>
      <w:proofErr w:type="spellStart"/>
      <w:r>
        <w:t>Mirsaidi</w:t>
      </w:r>
      <w:proofErr w:type="spellEnd"/>
      <w:r>
        <w:t xml:space="preserve">, A., Weber, F.A., Bahrenberg, G., Glanz, S., Cinelli, P., </w:t>
      </w:r>
      <w:proofErr w:type="spellStart"/>
      <w:r>
        <w:t>Ehrmann</w:t>
      </w:r>
      <w:proofErr w:type="spellEnd"/>
      <w:r>
        <w:t xml:space="preserve">, M., Richards, P.J., 2012. Human serine protease HTRA1 positively regulates osteogenesis of human bone marrow-derived mesenchymal stem cells and mineralization of differentiating bone-forming cells through the modulation of extracellular matrix protein. Stem Cells </w:t>
      </w:r>
      <w:proofErr w:type="spellStart"/>
      <w:r>
        <w:t>Dayt</w:t>
      </w:r>
      <w:proofErr w:type="spellEnd"/>
      <w:r>
        <w:t>. Ohio 30, 2271–2282. https://doi.org/10.1002/stem.1190</w:t>
      </w:r>
    </w:p>
    <w:p w14:paraId="6823C5C2" w14:textId="77777777" w:rsidR="007F49E6" w:rsidRDefault="007F49E6" w:rsidP="007F49E6">
      <w:pPr>
        <w:pStyle w:val="Bibliography"/>
      </w:pPr>
      <w:r>
        <w:t xml:space="preserve">Tu, R., Duan, B., Song, X., Chen, S., Scott, A., Hall, K., </w:t>
      </w:r>
      <w:proofErr w:type="spellStart"/>
      <w:r>
        <w:t>Blanck</w:t>
      </w:r>
      <w:proofErr w:type="spellEnd"/>
      <w:r>
        <w:t xml:space="preserve">, J., </w:t>
      </w:r>
      <w:proofErr w:type="spellStart"/>
      <w:r>
        <w:t>DeGraffenreid</w:t>
      </w:r>
      <w:proofErr w:type="spellEnd"/>
      <w:r>
        <w:t xml:space="preserve">, D., Li, H., </w:t>
      </w:r>
      <w:proofErr w:type="spellStart"/>
      <w:r>
        <w:t>Perera</w:t>
      </w:r>
      <w:proofErr w:type="spellEnd"/>
      <w:r>
        <w:t xml:space="preserve">, A., </w:t>
      </w:r>
      <w:proofErr w:type="spellStart"/>
      <w:r>
        <w:t>Haug</w:t>
      </w:r>
      <w:proofErr w:type="spellEnd"/>
      <w:r>
        <w:t xml:space="preserve">, J., </w:t>
      </w:r>
      <w:proofErr w:type="spellStart"/>
      <w:r>
        <w:t>Xie</w:t>
      </w:r>
      <w:proofErr w:type="spellEnd"/>
      <w:r>
        <w:t xml:space="preserve">, T., 2021. Multiple Niche Compartments Orchestrate Stepwise Germline Stem Cell Progeny Differentiation. </w:t>
      </w:r>
      <w:proofErr w:type="spellStart"/>
      <w:r>
        <w:t>Curr</w:t>
      </w:r>
      <w:proofErr w:type="spellEnd"/>
      <w:r>
        <w:t>. Biol. 31, 827-839.e3. https://doi.org/10.1016/j.cub.2020.12.024</w:t>
      </w:r>
    </w:p>
    <w:p w14:paraId="3F669897" w14:textId="77777777" w:rsidR="007F49E6" w:rsidRDefault="007F49E6" w:rsidP="007F49E6">
      <w:pPr>
        <w:pStyle w:val="Bibliography"/>
      </w:pPr>
      <w:r>
        <w:t>Upadhyay, M., Cortez, Y.M., Wong-</w:t>
      </w:r>
      <w:proofErr w:type="spellStart"/>
      <w:r>
        <w:t>Deyrup</w:t>
      </w:r>
      <w:proofErr w:type="spellEnd"/>
      <w:r>
        <w:t xml:space="preserve">, S., Tavares, L., </w:t>
      </w:r>
      <w:proofErr w:type="spellStart"/>
      <w:r>
        <w:t>Schowalter</w:t>
      </w:r>
      <w:proofErr w:type="spellEnd"/>
      <w:r>
        <w:t xml:space="preserve">, S., Flora, P., Hill, C., Nasrallah, M.A., </w:t>
      </w:r>
      <w:proofErr w:type="spellStart"/>
      <w:r>
        <w:t>Chittur</w:t>
      </w:r>
      <w:proofErr w:type="spellEnd"/>
      <w:r>
        <w:t>, S., Rangan, P., 2016. Transposon Dysregulation Modulates dWnt4 Signaling to Control Germline Stem Cell Differentiation in Drosophila. PLOS Genet. 12, e1005918. https://doi.org/10.1371/journal.pgen.1005918</w:t>
      </w:r>
    </w:p>
    <w:p w14:paraId="5DF8AF06" w14:textId="77777777" w:rsidR="007F49E6" w:rsidRDefault="007F49E6" w:rsidP="007F49E6">
      <w:pPr>
        <w:pStyle w:val="Bibliography"/>
      </w:pPr>
      <w:r>
        <w:t xml:space="preserve">Wang, X., Page-McCaw, A., 2018. Wnt6 maintains anterior escort cells as an integral component of the germline stem cell niche. Dev. </w:t>
      </w:r>
      <w:proofErr w:type="spellStart"/>
      <w:r>
        <w:t>Camb</w:t>
      </w:r>
      <w:proofErr w:type="spellEnd"/>
      <w:r>
        <w:t>. Engl. 145. https://doi.org/10.1242/dev.158527</w:t>
      </w:r>
    </w:p>
    <w:p w14:paraId="285F4EAD" w14:textId="77777777" w:rsidR="007F49E6" w:rsidRDefault="007F49E6" w:rsidP="007F49E6">
      <w:pPr>
        <w:pStyle w:val="Bibliography"/>
      </w:pPr>
      <w:r>
        <w:t xml:space="preserve">Wei, Y., Reveal, B., Reich, J., </w:t>
      </w:r>
      <w:proofErr w:type="spellStart"/>
      <w:r>
        <w:t>Laursen</w:t>
      </w:r>
      <w:proofErr w:type="spellEnd"/>
      <w:r>
        <w:t xml:space="preserve">, W.J., </w:t>
      </w:r>
      <w:proofErr w:type="spellStart"/>
      <w:r>
        <w:t>Senger</w:t>
      </w:r>
      <w:proofErr w:type="spellEnd"/>
      <w:r>
        <w:t xml:space="preserve">, S., Akbar, T., Iida-Jones, T., Cai, W., </w:t>
      </w:r>
      <w:proofErr w:type="spellStart"/>
      <w:r>
        <w:t>Jarnik</w:t>
      </w:r>
      <w:proofErr w:type="spellEnd"/>
      <w:r>
        <w:t>, M., Lilly, M.A., 2014. TORC1 regulators Iml1/GATOR1 and GATOR2 control meiotic entry and oocyte development in Drosophila. Proc. Natl. Acad. Sci. 111, E5670–E5677.</w:t>
      </w:r>
    </w:p>
    <w:p w14:paraId="6B59FFFD" w14:textId="77777777" w:rsidR="007F49E6" w:rsidRDefault="007F49E6" w:rsidP="007F49E6">
      <w:pPr>
        <w:pStyle w:val="Bibliography"/>
      </w:pPr>
      <w:r>
        <w:t>Wickham, H., 2016. ggplot2: Elegant graphics for data analysis. Springer-Verlag New York.</w:t>
      </w:r>
    </w:p>
    <w:p w14:paraId="76BE6F23" w14:textId="77777777" w:rsidR="007F49E6" w:rsidRDefault="007F49E6" w:rsidP="007F49E6">
      <w:pPr>
        <w:pStyle w:val="Bibliography"/>
      </w:pPr>
      <w:proofErr w:type="spellStart"/>
      <w:r>
        <w:t>Wilcockson</w:t>
      </w:r>
      <w:proofErr w:type="spellEnd"/>
      <w:r>
        <w:t xml:space="preserve">, S.G., Ashe, H.L., 2019. Drosophila Ovarian Germline Stem Cell </w:t>
      </w:r>
      <w:proofErr w:type="spellStart"/>
      <w:r>
        <w:t>Cytocensor</w:t>
      </w:r>
      <w:proofErr w:type="spellEnd"/>
      <w:r>
        <w:t xml:space="preserve"> Projections Dynamically Receive and Attenuate BMP Signaling. Dev. Cell 50, 296-312.e5. https://doi.org/10.1016/j.devcel.2019.05.020</w:t>
      </w:r>
    </w:p>
    <w:p w14:paraId="02BA9704" w14:textId="77777777" w:rsidR="007F49E6" w:rsidRDefault="007F49E6" w:rsidP="007F49E6">
      <w:pPr>
        <w:pStyle w:val="Bibliography"/>
      </w:pPr>
      <w:proofErr w:type="spellStart"/>
      <w:r>
        <w:t>Xie</w:t>
      </w:r>
      <w:proofErr w:type="spellEnd"/>
      <w:r>
        <w:t xml:space="preserve">, T., </w:t>
      </w:r>
      <w:proofErr w:type="spellStart"/>
      <w:r>
        <w:t>Spradling</w:t>
      </w:r>
      <w:proofErr w:type="spellEnd"/>
      <w:r>
        <w:t>, A.C., 2000. A Niche Maintaining Germ Line Stem Cells in the Drosophila Ovary. Science 290, 328–330. https://doi.org/d3cgwg</w:t>
      </w:r>
    </w:p>
    <w:p w14:paraId="4B402D53" w14:textId="77777777" w:rsidR="007F49E6" w:rsidRDefault="007F49E6" w:rsidP="007F49E6">
      <w:pPr>
        <w:pStyle w:val="Bibliography"/>
      </w:pPr>
      <w:proofErr w:type="spellStart"/>
      <w:r>
        <w:t>Xie</w:t>
      </w:r>
      <w:proofErr w:type="spellEnd"/>
      <w:r>
        <w:t xml:space="preserve">, T., </w:t>
      </w:r>
      <w:proofErr w:type="spellStart"/>
      <w:r>
        <w:t>Spradling</w:t>
      </w:r>
      <w:proofErr w:type="spellEnd"/>
      <w:r>
        <w:t>, A.C., 1998. decapentaplegic Is Essential for the Maintenance and Division of Germline Stem Cells in the Drosophila Ovary. Cell 94, 251–260. https://doi.org/10.1016/S0092-8674(00)81424-5</w:t>
      </w:r>
    </w:p>
    <w:p w14:paraId="78179DD2" w14:textId="77777777" w:rsidR="007F49E6" w:rsidRDefault="007F49E6" w:rsidP="007F49E6">
      <w:pPr>
        <w:pStyle w:val="Bibliography"/>
      </w:pPr>
      <w:proofErr w:type="spellStart"/>
      <w:r>
        <w:t>Zaccai</w:t>
      </w:r>
      <w:proofErr w:type="spellEnd"/>
      <w:r>
        <w:t xml:space="preserve">, M., </w:t>
      </w:r>
      <w:proofErr w:type="spellStart"/>
      <w:r>
        <w:t>Lipshitz</w:t>
      </w:r>
      <w:proofErr w:type="spellEnd"/>
      <w:r>
        <w:t>, H.D., 1996. Differential distributions of two adducin-like protein isoforms in the Drosophila ovary and early embryo. Zygote 4, 159–166.</w:t>
      </w:r>
    </w:p>
    <w:p w14:paraId="5A438857" w14:textId="6FB2FA24"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BC9D" w14:textId="77777777" w:rsidR="00BE32A9" w:rsidRDefault="00BE32A9">
      <w:pPr>
        <w:spacing w:after="0" w:line="240" w:lineRule="auto"/>
      </w:pPr>
      <w:r>
        <w:separator/>
      </w:r>
    </w:p>
  </w:endnote>
  <w:endnote w:type="continuationSeparator" w:id="0">
    <w:p w14:paraId="4C608F45" w14:textId="77777777" w:rsidR="00BE32A9" w:rsidRDefault="00BE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BE32A9">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30382" w14:textId="77777777" w:rsidR="00BE32A9" w:rsidRDefault="00BE32A9">
      <w:pPr>
        <w:spacing w:after="0" w:line="240" w:lineRule="auto"/>
      </w:pPr>
      <w:r>
        <w:separator/>
      </w:r>
    </w:p>
  </w:footnote>
  <w:footnote w:type="continuationSeparator" w:id="0">
    <w:p w14:paraId="1D3BDD45" w14:textId="77777777" w:rsidR="00BE32A9" w:rsidRDefault="00BE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liot Martin">
    <w15:presenceInfo w15:providerId="Windows Live" w15:userId="31f79c2c0b7a9d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2FFD"/>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61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19AA"/>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36254"/>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5E7"/>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458EE"/>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56326"/>
    <w:rsid w:val="0056216D"/>
    <w:rsid w:val="005668FE"/>
    <w:rsid w:val="005673F7"/>
    <w:rsid w:val="00567796"/>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1B5C"/>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36F3B"/>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49E6"/>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544D7"/>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2A9"/>
    <w:rsid w:val="00BE3BC0"/>
    <w:rsid w:val="00BE4849"/>
    <w:rsid w:val="00BF3479"/>
    <w:rsid w:val="00BF6B2F"/>
    <w:rsid w:val="00C1354C"/>
    <w:rsid w:val="00C14396"/>
    <w:rsid w:val="00C1625C"/>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1E3"/>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032B"/>
    <w:rsid w:val="00F2179D"/>
    <w:rsid w:val="00F21D14"/>
    <w:rsid w:val="00F27A32"/>
    <w:rsid w:val="00F3658F"/>
    <w:rsid w:val="00F41EB5"/>
    <w:rsid w:val="00F4537D"/>
    <w:rsid w:val="00F466E9"/>
    <w:rsid w:val="00F529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577541-DD5F-46D2-904C-9A9C5C96D9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32</Pages>
  <Words>39286</Words>
  <Characters>223935</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Elliot Martin</cp:lastModifiedBy>
  <cp:revision>14</cp:revision>
  <dcterms:created xsi:type="dcterms:W3CDTF">2022-02-01T00:44:00Z</dcterms:created>
  <dcterms:modified xsi:type="dcterms:W3CDTF">2022-03-25T17:38:00Z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zotero-version="6.0.2"&gt;&lt;session id="SbxWkSkb"/&gt;&lt;style id="http://www.zotero.org/styles/elsevier-harvard" hasBibliography="1" bibliographyStyleHasBeenSet="1"/&gt;&lt;prefs&gt;&lt;pref name="fieldType" value="Field"/&gt;&lt;pref name="automaticJournalA</vt:lpwstr>
  </property>
  <property fmtid="{D5CDD505-2E9C-101B-9397-08002B2CF9AE}" pid="4" name="ZOTERO_PREF_2">
    <vt:lpwstr>bbreviations" value="true"/&gt;&lt;/prefs&gt;&lt;/data&gt;</vt:lpwstr>
  </property>
</Properties>
</file>