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r w:rsidRPr="005203CF">
        <w:rPr>
          <w:rFonts w:ascii="Arial" w:eastAsia="Arial" w:hAnsi="Arial" w:cs="Arial"/>
          <w:b/>
          <w:bCs/>
          <w:color w:val="000000" w:themeColor="text1"/>
        </w:rPr>
        <w:t>Oo-site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Kahini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192038F3"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w:t>
      </w:r>
      <w:ins w:id="1" w:author="Elliot Martin" w:date="2022-03-24T13:10:00Z">
        <w:r w:rsidR="00EC51E3">
          <w:rPr>
            <w:rFonts w:ascii="Arial" w:eastAsia="Arial" w:hAnsi="Arial" w:cs="Arial"/>
            <w:color w:val="000000" w:themeColor="text1"/>
          </w:rPr>
          <w:t xml:space="preserve">RNA-seq </w:t>
        </w:r>
      </w:ins>
      <w:r w:rsidR="00280A13" w:rsidRPr="005203CF">
        <w:rPr>
          <w:rFonts w:ascii="Arial" w:eastAsia="Arial" w:hAnsi="Arial" w:cs="Arial"/>
          <w:color w:val="000000" w:themeColor="text1"/>
        </w:rPr>
        <w:t>(</w:t>
      </w:r>
      <w:proofErr w:type="spellStart"/>
      <w:r w:rsidR="00280A13" w:rsidRPr="005203CF">
        <w:rPr>
          <w:rFonts w:ascii="Arial" w:eastAsia="Arial" w:hAnsi="Arial" w:cs="Arial"/>
          <w:color w:val="000000" w:themeColor="text1"/>
        </w:rPr>
        <w:t>sc</w:t>
      </w:r>
      <w:del w:id="2" w:author="Elliot Martin" w:date="2022-03-24T13:09:00Z">
        <w:r w:rsidR="00A64681" w:rsidRPr="005203CF" w:rsidDel="00EC51E3">
          <w:rPr>
            <w:rFonts w:ascii="Arial" w:eastAsia="Arial" w:hAnsi="Arial" w:cs="Arial"/>
            <w:color w:val="000000" w:themeColor="text1"/>
          </w:rPr>
          <w:delText>)</w:delText>
        </w:r>
        <w:r w:rsidR="008466A1" w:rsidRPr="005203CF" w:rsidDel="00EC51E3">
          <w:rPr>
            <w:rFonts w:ascii="Arial" w:eastAsia="Arial" w:hAnsi="Arial" w:cs="Arial"/>
            <w:color w:val="000000" w:themeColor="text1"/>
          </w:rPr>
          <w:delText xml:space="preserve"> </w:delText>
        </w:r>
      </w:del>
      <w:r w:rsidR="00A64681" w:rsidRPr="005203CF">
        <w:rPr>
          <w:rFonts w:ascii="Arial" w:eastAsia="Arial" w:hAnsi="Arial" w:cs="Arial"/>
          <w:color w:val="000000" w:themeColor="text1"/>
        </w:rPr>
        <w:t>RNA</w:t>
      </w:r>
      <w:proofErr w:type="spellEnd"/>
      <w:r w:rsidR="0093071B" w:rsidRPr="005203CF">
        <w:rPr>
          <w:rFonts w:ascii="Arial" w:eastAsia="Arial" w:hAnsi="Arial" w:cs="Arial"/>
          <w:color w:val="000000" w:themeColor="text1"/>
        </w:rPr>
        <w:t>-seq</w:t>
      </w:r>
      <w:ins w:id="3" w:author="Elliot Martin" w:date="2022-03-24T13:09:00Z">
        <w:r w:rsidR="00EC51E3">
          <w:rPr>
            <w:rFonts w:ascii="Arial" w:eastAsia="Arial" w:hAnsi="Arial" w:cs="Arial"/>
            <w:color w:val="000000" w:themeColor="text1"/>
          </w:rPr>
          <w:t>)</w:t>
        </w:r>
      </w:ins>
      <w:r w:rsidR="0093071B"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ins w:id="4" w:author="Elliot Martin" w:date="2022-03-24T13:10:00Z">
        <w:r w:rsidR="00EC51E3">
          <w:rPr>
            <w:rFonts w:ascii="Arial" w:eastAsia="Arial" w:hAnsi="Arial" w:cs="Arial"/>
            <w:color w:val="000000" w:themeColor="text1"/>
          </w:rPr>
          <w:t xml:space="preserve">(polysome-seq) </w:t>
        </w:r>
      </w:ins>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5"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5"/>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41065F19"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{"citationID":"dDcjAs5E","properties":{"formattedCitation":"(Bastock and St Johnston, 2008; Eliazer and Buszczak, 2011; Lehmann, 2012; Spradling et al., 2011)","plainCitation":"(Bastock and St Johnston, 2008; Eliazer and Buszczak, 2011; Lehmann, 2012; Spradling et al., 2011)","noteIndex":0},"citationItems":[{"id":1729,"uris":["http://zotero.org/users/6609021/items/LVULESL2"],"uri":["http://zotero.org/users/6609021/items/LVULESL2"],"itemData":{"id":1729,"type":"article-journal","abstract":"Germline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E943BC" w:rsidRPr="00E943BC">
        <w:rPr>
          <w:rFonts w:ascii="Arial" w:hAnsi="Arial" w:cs="Arial"/>
        </w:rPr>
        <w:t>(Bastock and St Johnston, 2008; Eliazer and Buszczak, 2011; Lehmann, 2012; Spradling et al., 2011)</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 xml:space="preserve">gives rise to </w:t>
      </w:r>
      <w:r w:rsidR="0045737D" w:rsidRPr="005203CF">
        <w:rPr>
          <w:rFonts w:ascii="Arial" w:eastAsia="Arial" w:hAnsi="Arial" w:cs="Arial"/>
          <w:color w:val="000000" w:themeColor="text1"/>
        </w:rPr>
        <w:lastRenderedPageBreak/>
        <w:t>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{"citationID":"ClCd1aDI","properties":{"formattedCitation":"(Eliazer and Buszczak, 2011; Roth, 2001; Sch\\uc0\\u252{}pbach, 1987; Xie and Spradling, 2000)","plainCitation":"(Eliazer and Buszczak, 2011; Roth, 2001; Schüpbach, 1987; Xie and Spradling, 2000)","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E943BC" w:rsidRPr="00E943BC">
        <w:rPr>
          <w:rFonts w:ascii="Arial" w:hAnsi="Arial" w:cs="Arial"/>
          <w:szCs w:val="24"/>
        </w:rPr>
        <w:t>(Eliazer and Buszczak, 2011; Roth, 2001; Schüpbach, 1987; Xie and Spradling, 2000)</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{"citationID":"XhrJJoSl","properties":{"formattedCitation":"(Bastock and St Johnston, 2008; Lehmann, 2012; Xie and Spradling, 1998)","plainCitation":"(Bastock and St Johnston, 2008; Lehmann, 2012; Xie and Spradling, 1998)","noteIndex":0},"citationItems":[{"id":984,"uris":["http://zotero.org/users/6609021/items/HZU5D9GL"],"uri":["http://zotero.org/users/6609021/items/HZU5D9GL"],"itemData":{"id":984,"type":"article-journal","abstract":"Stem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E943BC" w:rsidRPr="00E943BC">
        <w:rPr>
          <w:rFonts w:ascii="Arial" w:hAnsi="Arial" w:cs="Arial"/>
        </w:rPr>
        <w:t>(Bastock and St Johnston, 2008; Lehmann, 2012; Xie and Spradling, 1998)</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{"citationID":"Kc0f6GgF","properties":{"formattedCitation":"(Chen and McKearin, 2003b; McKearin and Ohlstein, 1995; Xie and Spradling, 1998)","plainCitation":"(Chen and McKearin, 2003b; McKearin and Ohlstein, 1995; Xie and Spradling, 1998)","noteIndex":0},"citationItems":[{"id":823,"uris":["http://zotero.org/users/6609021/items/QUFKJVGQ"],"uri":["http://zotero.org/users/6609021/items/QUFKJVGQ"],"itemData":{"id":823,"type":"article-journal","abstract":"Cell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2003b; McKearin and Ohlstein, 1995; Xie and Spradling, 1998)</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The GSC and CB are marked by a round structure called the spectrosome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{"citationID":"PjNUBw04","properties":{"formattedCitation":"(De Cuevas and Spradling, 1998; Zaccai and Lipshitz, 1996)","plainCitation":"(De Cuevas and Spradling, 1998; Zaccai and Lipshitz, 1996)","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(De Cuevas and Spradling, 1998; Zaccai and Lipshitz, 1996)</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which are marked by an extended structure called the fusome</w:t>
      </w:r>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{"citationID":"CJvqSBG2","properties":{"formattedCitation":"(Chen and McKearin, 2003a, 2003b; De Cuevas and Spradling, 1998)","plainCitation":"(Chen and McKearin, 2003a, 2003b; De Cuevas and Spradling, 1998)","noteIndex":0},"citationItems":[{"id":1027,"uris":["http://zotero.org/users/6609021/items/8AHKR34A"],"uri":["http://zotero.org/users/6609021/items/8AHKR34A"],"itemData":{"id":1027,"type":"article-journal","abstract":"The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E943BC" w:rsidRPr="00E943BC">
        <w:rPr>
          <w:rFonts w:ascii="Arial" w:hAnsi="Arial" w:cs="Arial"/>
        </w:rPr>
        <w:t>(Chen and McKearin, 2003a, 2003b; De Cuevas and Spradling, 1998)</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{"citationID":"MpgqzQxB","properties":{"formattedCitation":"(Bastock and St Johnston, 2008; Carpenter, 1975; Huynh and St Johnston, 2000, 2004; Navarro et al., 2001; Theurkauf et al., 1993)","plainCitation":"(Bastock and St Johnston, 2008; Carpenter, 1975; Huynh and St Johnston, 2000, 2004; Navarro et al., 2001; Theurkauf et al., 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Carpenter, 1975; Huynh and St Johnston, 2000, 2004; Navarro et al., 2001; Theurkauf et al., 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{"citationID":"3GipOteS","properties":{"formattedCitation":"(Bastock and St Johnston, 2008; Forbes et al., 1996; Xie and Spradling, 2000)","plainCitation":"(Bastock and St Johnston, 2008; Forbes et al., 1996; Xie and Spradling, 2000)","noteIndex":0},"citationItems":[{"id":688,"uris":["http://zotero.org/users/6609021/items/BZKCU2XJ"],"uri":["http://zotero.org/users/6609021/items/BZKCU2XJ"],"itemData":{"id":688,"type":"article-journal","abstract":"Stromal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Forbes et al., 1996; Xie and Spradling, 2000)</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{"citationID":"UfA12k1W","properties":{"formattedCitation":"(Bastock and St Johnston, 2008; Huynh and St Johnston, 2000)","plainCitation":"(Bastock and St Johnston, 2008; Huynh and St Johnston, 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E943BC" w:rsidRPr="00E943BC">
        <w:rPr>
          <w:rFonts w:ascii="Arial" w:hAnsi="Arial" w:cs="Arial"/>
        </w:rPr>
        <w:t>(Bastock and St Johnston, 2008; Huynh and St Johnston, 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22F564E0"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{"citationID":"uYLsJ96g","properties":{"formattedCitation":"(Blatt et al., 2020; Slaidina and Lehmann, 2014)","plainCitation":"(Blatt et al., 2020; Slaidina and Lehmann, 2014)","noteIndex":0},"citationItems":[{"id":701,"uris":["http://zotero.org/users/6609021/items/V926CMIF"],"uri":["http://zotero.org/users/6609021/items/V926CMIF"],"itemData":{"id":701,"type":"chapter","abstract":"During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{"citationID":"EwTo9xkn","properties":{"formattedCitation":"(Chen and McKearin, 2003a; McKearin and Ohlstein, 1995; Ohlstein and McKearin, 1997)","plainCitation":"(Chen and McKearin, 2003a; McKearin and Ohlstein, 1995; Ohlstein and McKearin, 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E943BC" w:rsidRPr="00E943BC">
        <w:rPr>
          <w:rFonts w:ascii="Arial" w:hAnsi="Arial" w:cs="Arial"/>
        </w:rPr>
        <w:t>(Chen and McKearin, 2003a; McKearin and Ohlstein, 1995; Ohlstein and McKearin, 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{"citationID":"Ot5ZsDJp","properties":{"formattedCitation":"(Carreira-Rosario et al., 2016)","plainCitation":"(Carreira-Rosario et al., 2016)","noteIndex":0},"citationItems":[{"id":1021,"uris":["http://zotero.org/users/6609021/items/SJRZ8NXS"],"uri":["http://zotero.org/users/6609021/items/SJRZ8NXS"],"itemData":{"id":1021,"type":"article-journal","abstract":"RNA-binding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E943BC" w:rsidRPr="00E943BC">
        <w:rPr>
          <w:rFonts w:ascii="Arial" w:hAnsi="Arial" w:cs="Arial"/>
        </w:rPr>
        <w:t>(Carreira-Rosario et al., 2016)</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{"citationID":"nR2wdEeS","properties":{"formattedCitation":"(Carreira-Rosario et al., 2016; Li et al., 2009; Tastan et al., 2010)","plainCitation":"(Carreira-Rosario et al., 2016; Li et al., 2009; Tastan et al., 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E943BC" w:rsidRPr="00E943BC">
        <w:rPr>
          <w:rFonts w:ascii="Arial" w:hAnsi="Arial" w:cs="Arial"/>
        </w:rPr>
        <w:t>(Carreira-Rosario et al., 2016; Li et al., 2009; Tastan et al., 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{"citationID":"Q9rkGjbJ","properties":{"formattedCitation":"(Hinnant et al., 2020; Huynh and St Johnston, 2000)","plainCitation":"(Hinnant et al., 2020; Huynh and St Johnston, 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rPr>
        <w:t>(Hinnant et al., 2020; Huynh and St Johnston, 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{"citationID":"ztLl8Yqn","properties":{"formattedCitation":"(Cahoon and Hawley, 2016; Carreira-Rosario et al., 2016; Flora et al., 2018; Rubin et al., 2020; Slaidina and Lehmann, 2014; Tanneti et al., 2011; Wei et al., 2014)","plainCitation":"(Cahoon and Hawley, 2016; Carreira-Rosario et al., 2016; Flora et al., 2018; Rubin et al., 2020; Slaidina and Lehmann, 2014; Tanneti et al., 2011; Wei et al.,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E943BC" w:rsidRPr="00E943BC">
        <w:rPr>
          <w:rFonts w:ascii="Arial" w:hAnsi="Arial" w:cs="Arial"/>
        </w:rPr>
        <w:t>(Cahoon and Hawley, 2016; Carreira-Rosario et al., 2016; Flora et al., 2018; Rubin et al., 2020; Slaidina and Lehmann, 2014; Tanneti et al., 2011; Wei et al., 2014)</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77777777"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{"citationID":"ho8SNg2X","properties":{"formattedCitation":"(Roth, 2001; Sch\\uc0\\u252{}pbach, 1987; Xie and Spradling, 2000, 1998)","plainCitation":"(Roth, 2001; Schüpbach, 1987; Xie and Spradling, 2000, 1998)","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E943BC" w:rsidRPr="00E943BC">
        <w:rPr>
          <w:rFonts w:ascii="Arial" w:hAnsi="Arial" w:cs="Arial"/>
          <w:szCs w:val="24"/>
        </w:rPr>
        <w:t>(Roth, 2001; Schüpbach, 1987; Xie and Spradling, 2000, 1998)</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{"citationID":"M1HgLEf4","properties":{"formattedCitation":"(Decotto and Spradling, 2005; Lin and Spradling, 1993; Wang and Page-McCaw, 2018; Xie and Spradling, 2000)","plainCitation":"(Decotto and Spradling, 2005; Lin and Spradling, 1993; Wang and Page-McCaw, 2018; Xie and Spradling, 2000)","noteIndex":0},"citationItems":[{"id":1715,"uris":["http://zotero.org/users/6609021/items/YSTCRHCW"],"uri":["http://zotero.org/users/6609021/items/YSTCRHCW"],"itemData":{"id":1715,"type":"article-journal","abstract":"The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E943BC" w:rsidRPr="00E943BC">
        <w:rPr>
          <w:rFonts w:ascii="Arial" w:hAnsi="Arial" w:cs="Arial"/>
        </w:rPr>
        <w:t>(Decotto and Spradling, 2005; Lin and Spradling, 1993; Wang and Page-McCaw, 2018; Xie and Spradling, 2000)</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{"citationID":"ss3bhBX6","properties":{"formattedCitation":"(Kirilly et al., 2011; Shi et al., 2021; Upadhyay et al., 2016)","plainCitation":"(Kirilly et al., 2011; Shi et al., 2021; 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(Kirilly et al., 2011; Shi et al., 2021; Upadhyay et al., 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{"citationID":"zEO4jH5Z","properties":{"formattedCitation":"(Margolis and Spradling, 1995; Nystul and Spradling, 2010; Rust et al., 2020)","plainCitation":"(Margolis and Spradling, 1995; Nystul and Spradling, 2010; Rust et al., 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{"citationID":"7mkaBasx","properties":{"formattedCitation":"(Margolis and Spradling, 1995; Nystul and Spradling, 2010; Rust et al., 2020; Sahai-Hernandez et al., 2012)","plainCitation":"(Margolis and Spradling, 1995; Nystul and Spradling, 2010; Rust et al., 2020; Sahai-Hernandez et al., 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E943BC">
        <w:rPr>
          <w:rFonts w:ascii="Cambria Math" w:eastAsia="Arial" w:hAnsi="Cambria Math" w:cs="Cambria Math"/>
          <w:color w:val="000000" w:themeColor="text1"/>
        </w:rPr>
        <w:instrText>∼</w:instrText>
      </w:r>
      <w:r w:rsidR="00E943BC">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E943BC" w:rsidRPr="00E943BC">
        <w:rPr>
          <w:rFonts w:ascii="Arial" w:hAnsi="Arial" w:cs="Arial"/>
        </w:rPr>
        <w:t>(Margolis and Spradling, 1995; Nystul and Spradling, 2010; Rust et al., 2020; Sahai-Hernandez et al., 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77777777"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77777777"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s</w:t>
      </w:r>
      <w:r w:rsidR="00E52D4B" w:rsidRPr="005203CF">
        <w:rPr>
          <w:rFonts w:ascii="Arial" w:eastAsia="Arial" w:hAnsi="Arial" w:cs="Arial"/>
          <w:color w:val="000000" w:themeColor="text1"/>
        </w:rPr>
        <w:t>cRNA-seq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{"citationID":"ZSMGex05","properties":{"formattedCitation":"(L\\uc0\\u228{}hnemann et al., 2020)","plainCitation":"(Lähnemann et al., 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szCs w:val="24"/>
        </w:rPr>
        <w:t>(Lähnemann et al., 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77777777"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E52D4B" w:rsidRPr="005203CF">
        <w:rPr>
          <w:rFonts w:ascii="Arial" w:eastAsia="Arial" w:hAnsi="Arial" w:cs="Arial"/>
          <w:color w:val="000000" w:themeColor="text1"/>
        </w:rPr>
        <w:t>scRNA-seq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{"citationID":"0jdwPy0f","properties":{"formattedCitation":"(Blatt et al., 2020; Slaidina and Lehmann, 2014)","plainCitation":"(Blatt et al., 2020; Slaidina and Lehmann, 2014)","noteIndex":0},"citationItems":[{"id":1604,"uris":["http://zotero.org/users/6609021/items/ZZYC3MMS"],"uri":["http://zotero.org/users/6609021/items/ZZYC3MMS"],"itemData":{"id":1604,"type":"article-journal","abstract":"Stem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(Blatt et al., 2020; Slaidina and Lehmann, 2014)</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Here, we </w:t>
      </w:r>
      <w:r w:rsidR="00496DFE" w:rsidRPr="005203CF">
        <w:rPr>
          <w:rFonts w:ascii="Arial" w:eastAsia="Arial" w:hAnsi="Arial" w:cs="Arial"/>
          <w:color w:val="000000" w:themeColor="text1"/>
        </w:rPr>
        <w:t xml:space="preserve">have developed a tool that we call </w:t>
      </w:r>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 xml:space="preserve">o-site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r w:rsidR="00E52D4B" w:rsidRPr="005203CF">
        <w:rPr>
          <w:rFonts w:ascii="Arial" w:eastAsia="Arial" w:hAnsi="Arial" w:cs="Arial"/>
          <w:color w:val="000000" w:themeColor="text1"/>
        </w:rPr>
        <w:t>scRNA-seq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77777777"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sc</w:t>
      </w:r>
      <w:r w:rsidR="003103D7" w:rsidRPr="005203CF">
        <w:rPr>
          <w:rFonts w:ascii="Arial" w:eastAsia="Arial" w:hAnsi="Arial" w:cs="Arial"/>
          <w:color w:val="000000" w:themeColor="text1"/>
        </w:rPr>
        <w:t>RNA</w:t>
      </w:r>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w:t>
      </w:r>
      <w:r w:rsidR="50FAC90A" w:rsidRPr="005203CF">
        <w:rPr>
          <w:rFonts w:ascii="Arial" w:eastAsia="Arial" w:hAnsi="Arial" w:cs="Arial"/>
          <w:color w:val="000000" w:themeColor="text1"/>
        </w:rPr>
        <w:lastRenderedPageBreak/>
        <w:t>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r w:rsidR="00E52D4B" w:rsidRPr="005203CF">
        <w:rPr>
          <w:rFonts w:ascii="Arial" w:eastAsia="Arial" w:hAnsi="Arial" w:cs="Arial"/>
          <w:color w:val="000000" w:themeColor="text1"/>
        </w:rPr>
        <w:t>scRNA-seq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{"citationID":"uMGHOOVy","properties":{"formattedCitation":"(Slaidina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(Slaidina et al., 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3351E44E"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Oo-site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r w:rsidR="0020477E">
        <w:rPr>
          <w:rFonts w:ascii="Arial" w:eastAsia="Arial" w:hAnsi="Arial" w:cs="Arial"/>
          <w:color w:val="000000" w:themeColor="text1"/>
        </w:rPr>
        <w:t>m</w:t>
      </w:r>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r w:rsidR="00E52D4B" w:rsidRPr="005203CF">
        <w:rPr>
          <w:rFonts w:ascii="Arial" w:eastAsia="Arial" w:hAnsi="Arial" w:cs="Arial"/>
          <w:color w:val="000000" w:themeColor="text1"/>
        </w:rPr>
        <w:t>scRNA-seq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{"citationID":"BjgP36yf","properties":{"formattedCitation":"(Slaidina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scRNA-seq expression data for genes that cluster in somatic cell populations that reside in the germarium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{"citationID":"eySjpNOS","properties":{"formattedCitation":"(Slaidina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{"citationID":"WLwdCTI8","properties":{"formattedCitation":"(Slaidina et al., 2021)","plainCitation":"(Slaidina et al., 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E943BC" w:rsidRPr="00E943BC">
        <w:rPr>
          <w:rFonts w:ascii="Arial" w:hAnsi="Arial" w:cs="Arial"/>
        </w:rPr>
        <w:t>(Slaidina et al., 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del w:id="6" w:author="Elliot Martin" w:date="2022-03-24T13:08:00Z">
        <w:r w:rsidR="004102A3" w:rsidRPr="005203CF" w:rsidDel="00F2032B">
          <w:rPr>
            <w:rFonts w:ascii="Arial" w:eastAsia="Arial" w:hAnsi="Arial" w:cs="Arial"/>
            <w:b/>
            <w:bCs/>
            <w:color w:val="000000" w:themeColor="text1"/>
          </w:rPr>
          <w:delText>1B</w:delText>
        </w:r>
      </w:del>
      <w:ins w:id="7" w:author="Elliot Martin" w:date="2022-03-24T13:08:00Z">
        <w:r w:rsidR="00F2032B" w:rsidRPr="005203CF">
          <w:rPr>
            <w:rFonts w:ascii="Arial" w:eastAsia="Arial" w:hAnsi="Arial" w:cs="Arial"/>
            <w:b/>
            <w:bCs/>
            <w:color w:val="000000" w:themeColor="text1"/>
          </w:rPr>
          <w:t>1</w:t>
        </w:r>
        <w:r w:rsidR="00F2032B">
          <w:rPr>
            <w:rFonts w:ascii="Arial" w:eastAsia="Arial" w:hAnsi="Arial" w:cs="Arial"/>
            <w:b/>
            <w:bCs/>
            <w:color w:val="000000" w:themeColor="text1"/>
          </w:rPr>
          <w:t>C</w:t>
        </w:r>
      </w:ins>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r w:rsidRPr="005203CF">
        <w:rPr>
          <w:rFonts w:ascii="Arial" w:eastAsia="Arial" w:hAnsi="Arial" w:cs="Arial"/>
          <w:color w:val="000000" w:themeColor="text1"/>
        </w:rPr>
        <w:t>Oo-site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visualization(s) in a standardized 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4A8ED812"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r w:rsidR="002617E2" w:rsidRPr="005203CF">
        <w:rPr>
          <w:rFonts w:ascii="Arial" w:eastAsia="Arial" w:hAnsi="Arial" w:cs="Arial"/>
          <w:color w:val="000000" w:themeColor="text1"/>
        </w:rPr>
        <w:t>Oo-site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 xml:space="preserve">liminate somatic </w:t>
      </w:r>
      <w:r w:rsidR="005829A6">
        <w:rPr>
          <w:rFonts w:ascii="Arial" w:eastAsia="Arial" w:hAnsi="Arial" w:cs="Arial"/>
          <w:color w:val="000000" w:themeColor="text1"/>
        </w:rPr>
        <w:lastRenderedPageBreak/>
        <w:t>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{"citationID":"SGRSrDKW","properties":{"formattedCitation":"(Wilcockson and Ashe, 2019)","plainCitation":"(Wilcockson and Ashe, 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E943BC" w:rsidRPr="00E943BC">
        <w:rPr>
          <w:rFonts w:ascii="Arial" w:hAnsi="Arial" w:cs="Arial"/>
        </w:rPr>
        <w:t>(Wilcockson and Ashe, 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77777777"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r w:rsidR="00E52D4B" w:rsidRPr="005203CF">
        <w:rPr>
          <w:rFonts w:ascii="Arial" w:eastAsia="Arial" w:hAnsi="Arial" w:cs="Arial"/>
          <w:color w:val="000000" w:themeColor="text1"/>
        </w:rPr>
        <w:t>scRNA-seq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r w:rsidR="00D335D8">
        <w:rPr>
          <w:rFonts w:ascii="Arial" w:eastAsia="Arial" w:hAnsi="Arial" w:cs="Arial"/>
          <w:color w:val="000000" w:themeColor="text1"/>
        </w:rPr>
        <w:t xml:space="preserve">scRNA-seq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{"citationID":"QO5t1R13","properties":{"formattedCitation":"(McCarthy et al., 2021; Sarkar et al., 2021)","plainCitation":"(McCarthy et al., 2021; Sarkar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 Sarkar et al., 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{"citationID":"W7t3hbEN","properties":{"formattedCitation":"(McCarthy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E943BC" w:rsidRPr="00E943BC">
        <w:rPr>
          <w:rFonts w:ascii="Arial" w:hAnsi="Arial" w:cs="Arial"/>
        </w:rPr>
        <w:t>(McCarthy et al., 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Additionally, RpS19b::GFP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r w:rsidR="000F3F2B">
        <w:rPr>
          <w:rFonts w:ascii="Arial" w:eastAsia="Arial" w:hAnsi="Arial" w:cs="Arial"/>
          <w:color w:val="000000" w:themeColor="text1"/>
        </w:rPr>
        <w:t>scRNA-seq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77777777"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Wilcockson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lastRenderedPageBreak/>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{"citationID":"v1w4ATq6","properties":{"formattedCitation":"(Han et al., 2015; Peri\\uc0\\u353{}i\\uc0\\u263{} Nanut et al., 2021; Tiaden et al., 2012)","plainCitation":"(Han et al., 2015; Perišić Nanut et al., 2021; Tiaden et al., 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E943BC" w:rsidRPr="00E943BC">
        <w:rPr>
          <w:rFonts w:ascii="Arial" w:hAnsi="Arial" w:cs="Arial"/>
          <w:szCs w:val="24"/>
        </w:rPr>
        <w:t>(Han et al., 2015; Perišić Nanut et al., 2021; Tiaden et al., 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77777777"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r w:rsidR="00E30F7F" w:rsidRPr="00647D0E">
        <w:rPr>
          <w:rFonts w:ascii="Arial" w:eastAsia="Arial" w:hAnsi="Arial" w:cs="Arial"/>
          <w:color w:val="000000" w:themeColor="text1"/>
        </w:rPr>
        <w:t>hs-</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{"citationID":"dM3FtZQf","properties":{"formattedCitation":"(Carpenter, 1979; Tanneti et al., 2011)","plainCitation":"(Carpenter, 1979; Tanneti et al., 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E943BC" w:rsidRPr="00E943BC">
        <w:rPr>
          <w:rFonts w:ascii="Arial" w:hAnsi="Arial" w:cs="Arial"/>
        </w:rPr>
        <w:t xml:space="preserve">(Carpenter, 1979; </w:t>
      </w:r>
      <w:r w:rsidR="00E943BC" w:rsidRPr="00D46D6A">
        <w:rPr>
          <w:rFonts w:ascii="Arial" w:hAnsi="Arial" w:cs="Arial"/>
        </w:rPr>
        <w:t>Tanneti et al., 2011</w:t>
      </w:r>
      <w:r w:rsidR="00E943BC" w:rsidRPr="00E943BC">
        <w:rPr>
          <w:rFonts w:ascii="Arial" w:hAnsi="Arial" w:cs="Arial"/>
        </w:rPr>
        <w:t>)</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{"citationID":"kB7tMQ28","properties":{"formattedCitation":"(McCarthy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E943BC" w:rsidRPr="00E943BC">
        <w:rPr>
          <w:rFonts w:ascii="Arial" w:hAnsi="Arial" w:cs="Arial"/>
        </w:rPr>
        <w:t>(McCarthy et al., 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60880147"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r w:rsidR="00696439">
        <w:rPr>
          <w:rFonts w:ascii="Arial" w:eastAsia="Arial" w:hAnsi="Arial" w:cs="Arial"/>
          <w:color w:val="000000" w:themeColor="text1"/>
        </w:rPr>
        <w:t>scRNA-seq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w:t>
      </w:r>
      <w:r w:rsidR="002D3BD7" w:rsidRPr="005203CF">
        <w:rPr>
          <w:rFonts w:ascii="Arial" w:eastAsia="Arial" w:hAnsi="Arial" w:cs="Arial"/>
          <w:color w:val="000000" w:themeColor="text1"/>
        </w:rPr>
        <w:lastRenderedPageBreak/>
        <w:t>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77777777"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r w:rsidR="00A9108B" w:rsidRPr="005203CF">
        <w:rPr>
          <w:rFonts w:ascii="Arial" w:eastAsia="Arial" w:hAnsi="Arial" w:cs="Arial"/>
          <w:i/>
          <w:iCs/>
          <w:color w:val="000000" w:themeColor="text1"/>
        </w:rPr>
        <w:t>ord</w:t>
      </w:r>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{"citationID":"gubhyNam","properties":{"formattedCitation":"(Bickel et al., 1997, 1996; Khetani and Bickel, 2007)","plainCitation":"(Bickel et al., 1997, 1996; Khetani and Bickel, 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E943BC" w:rsidRPr="00E943BC">
        <w:rPr>
          <w:rFonts w:ascii="Arial" w:hAnsi="Arial" w:cs="Arial"/>
        </w:rPr>
        <w:t>(Bickel et al., 1997, 1996; Khetani and Bickel, 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r w:rsidR="00A64338" w:rsidRPr="005203CF">
        <w:rPr>
          <w:rFonts w:ascii="Arial" w:eastAsia="Arial" w:hAnsi="Arial" w:cs="Arial"/>
          <w:color w:val="000000" w:themeColor="text1"/>
        </w:rPr>
        <w:t>Oo-site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r w:rsidR="00D335D8">
        <w:rPr>
          <w:rFonts w:ascii="Arial" w:eastAsia="Arial" w:hAnsi="Arial" w:cs="Arial"/>
          <w:color w:val="000000" w:themeColor="text1"/>
        </w:rPr>
        <w:t>scRNA-seq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{"citationID":"LFOwQ9vV","properties":{"formattedCitation":"(Christophorou et al., 2013; Joyce et al., 2013)","plainCitation":"(Christophorou et al., 2013; Joyce et al., 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E943BC" w:rsidRPr="00E943BC">
        <w:rPr>
          <w:rFonts w:ascii="Arial" w:hAnsi="Arial" w:cs="Arial"/>
        </w:rPr>
        <w:t>(Christophorou et al., 2013; Joyce et al., 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r w:rsidR="00A9108B" w:rsidRPr="005203CF">
        <w:rPr>
          <w:rFonts w:ascii="Arial" w:eastAsia="Arial" w:hAnsi="Arial" w:cs="Arial"/>
          <w:i/>
          <w:iCs/>
          <w:color w:val="000000" w:themeColor="text1"/>
        </w:rPr>
        <w:t>ord</w:t>
      </w:r>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r w:rsidR="00A9108B" w:rsidRPr="005203CF">
        <w:rPr>
          <w:rFonts w:ascii="Arial" w:eastAsia="Arial" w:hAnsi="Arial" w:cs="Arial"/>
          <w:i/>
          <w:iCs/>
          <w:color w:val="000000" w:themeColor="text1"/>
        </w:rPr>
        <w:t>ord</w:t>
      </w:r>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r w:rsidR="00A9108B" w:rsidRPr="009472C4">
        <w:rPr>
          <w:rFonts w:ascii="Arial" w:eastAsia="Arial" w:hAnsi="Arial" w:cs="Arial"/>
          <w:i/>
          <w:iCs/>
          <w:color w:val="000000" w:themeColor="text1"/>
        </w:rPr>
        <w:t>ord</w:t>
      </w:r>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r w:rsidR="00E17F93" w:rsidRPr="005203CF">
        <w:rPr>
          <w:rFonts w:ascii="Arial" w:eastAsia="Arial" w:hAnsi="Arial" w:cs="Arial"/>
          <w:color w:val="000000" w:themeColor="text1"/>
        </w:rPr>
        <w:t>Ord::GFP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r w:rsidR="00E17F93" w:rsidRPr="005203CF">
        <w:rPr>
          <w:rFonts w:ascii="Arial" w:eastAsia="Arial" w:hAnsi="Arial" w:cs="Arial"/>
          <w:i/>
          <w:iCs/>
          <w:color w:val="000000" w:themeColor="text1"/>
        </w:rPr>
        <w:t>ord::GFP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ure 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O</w:t>
      </w:r>
      <w:r w:rsidR="009777A6" w:rsidRPr="005203CF">
        <w:rPr>
          <w:rFonts w:ascii="Arial" w:eastAsia="Arial" w:hAnsi="Arial" w:cs="Arial"/>
          <w:color w:val="000000" w:themeColor="text1"/>
        </w:rPr>
        <w:t>o</w:t>
      </w:r>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3B2BBB78"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{"citationID":"nYpTkulI","properties":{"formattedCitation":"(Hughes et al., 2018; Page and Hawley, 2003)","plainCitation":"(Hughes et al., 2018;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Page and Hawley, 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{"citationID":"FEmamvNa","properties":{"formattedCitation":"(Hughes et al., 2018; Mehrotra and McKim, 2006; Page and Hawley, 2003)","plainCitation":"(Hughes et al., 2018; 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E943BC" w:rsidRPr="00E943BC">
        <w:rPr>
          <w:rFonts w:ascii="Arial" w:hAnsi="Arial" w:cs="Arial"/>
        </w:rPr>
        <w:t>(Hughes et al., 2018; Mehrotra and McKim, 2006; Page and Hawley, 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r w:rsidR="00696439">
        <w:rPr>
          <w:rFonts w:ascii="Arial" w:eastAsia="Arial" w:hAnsi="Arial" w:cs="Arial"/>
          <w:color w:val="000000" w:themeColor="text1"/>
        </w:rPr>
        <w:t>scRNA-seq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77777777"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1.20 fold</w:t>
      </w:r>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w:t>
      </w:r>
      <w:r w:rsidR="53D53B65" w:rsidRPr="005203CF">
        <w:rPr>
          <w:rFonts w:ascii="Arial" w:eastAsia="Arial" w:hAnsi="Arial" w:cs="Arial"/>
          <w:color w:val="000000" w:themeColor="text1"/>
        </w:rPr>
        <w:lastRenderedPageBreak/>
        <w:t xml:space="preserve">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r w:rsidR="008F0890">
        <w:rPr>
          <w:rFonts w:ascii="Arial" w:eastAsia="Arial" w:hAnsi="Arial" w:cs="Arial"/>
          <w:color w:val="000000" w:themeColor="text1"/>
        </w:rPr>
        <w:t>Oo-site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{"citationID":"WDAhTUxR","properties":{"formattedCitation":"(Mehrotra and McKim, 2006; Page and Hawley, 2003)","plainCitation":"(Mehrotra and McKim, 2006; Page and Hawley, 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(Mehrotra and McKim, 2006; Page and Hawley, 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{"citationID":"vDgaWjJG","properties":{"formattedCitation":"(Blatt et al., 2020; Carreira-Rosario et al., 2016; Flora et al., 2018; Kim-Ha et al., 1995; Li et al., 2009; Slaidina and Lehmann, 2014; Tastan et al., 2010)","plainCitation":"(Blatt et al., 2020; Carreira-Rosario et al., 2016; Flora et al., 2018; Kim-Ha et al., 1995; Li et al., 2009; Slaidina and Lehmann, 2014; Tastan et al., 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E943BC" w:rsidRPr="00E943BC">
        <w:rPr>
          <w:rFonts w:ascii="Arial" w:hAnsi="Arial" w:cs="Arial"/>
        </w:rPr>
        <w:t>(Blatt et al., 2020; Carreira-Rosario et al., 2016; Flora et al., 2018; Kim-Ha et al., 1995; Li et al., 2009; Slaidina and Lehmann, 2014; Tastan et al., 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r w:rsidR="00B355C8" w:rsidRPr="005203CF">
        <w:rPr>
          <w:rFonts w:ascii="Arial" w:eastAsia="Arial" w:hAnsi="Arial" w:cs="Arial"/>
          <w:color w:val="000000" w:themeColor="text1"/>
        </w:rPr>
        <w:t>s</w:t>
      </w:r>
      <w:r w:rsidR="00B355C8">
        <w:rPr>
          <w:rFonts w:ascii="Arial" w:eastAsia="Arial" w:hAnsi="Arial" w:cs="Arial"/>
          <w:color w:val="000000" w:themeColor="text1"/>
        </w:rPr>
        <w:t>c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Oo-site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Oo-site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77777777"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{"citationID":"P6ggyt9E","properties":{"formattedCitation":"(Shachak et al., 2007)","plainCitation":"(Shachak et al., 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E943BC" w:rsidRPr="00E943BC">
        <w:rPr>
          <w:rFonts w:ascii="Arial" w:hAnsi="Arial" w:cs="Arial"/>
        </w:rPr>
        <w:t>(Shachak et al., 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r w:rsidR="00A64338" w:rsidRPr="005203CF">
        <w:rPr>
          <w:rFonts w:ascii="Arial" w:eastAsia="Arial" w:hAnsi="Arial" w:cs="Arial"/>
          <w:color w:val="000000" w:themeColor="text1"/>
        </w:rPr>
        <w:t>Oo-site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Oo-site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w:t>
      </w:r>
      <w:r w:rsidR="03AD75BC" w:rsidRPr="005203CF">
        <w:rPr>
          <w:rFonts w:ascii="Arial" w:eastAsia="Arial" w:hAnsi="Arial" w:cs="Arial"/>
          <w:color w:val="000000" w:themeColor="text1"/>
        </w:rPr>
        <w:lastRenderedPageBreak/>
        <w:t xml:space="preserve">crucial as more researchers delve into </w:t>
      </w:r>
      <w:r w:rsidR="00B370F3">
        <w:rPr>
          <w:rFonts w:ascii="Arial" w:eastAsia="Arial" w:hAnsi="Arial" w:cs="Arial"/>
          <w:color w:val="000000" w:themeColor="text1"/>
        </w:rPr>
        <w:t xml:space="preserve">more data-intensive </w:t>
      </w:r>
      <w:r w:rsidR="001923CB">
        <w:rPr>
          <w:rFonts w:ascii="Arial" w:eastAsia="Arial" w:hAnsi="Arial" w:cs="Arial"/>
          <w:color w:val="000000" w:themeColor="text1"/>
        </w:rPr>
        <w:t>scRNA-seq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Oo-site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Sladina for sharing </w:t>
      </w:r>
      <w:r w:rsidR="00696439">
        <w:rPr>
          <w:rFonts w:ascii="Arial" w:eastAsia="Arial" w:hAnsi="Arial" w:cs="Arial"/>
          <w:color w:val="000000" w:themeColor="text1"/>
        </w:rPr>
        <w:t>scRNA-seq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We thank Noor Ko</w:t>
      </w:r>
      <w:r w:rsidR="008A0EA5">
        <w:rPr>
          <w:rFonts w:ascii="Arial" w:eastAsia="Arial" w:hAnsi="Arial" w:cs="Arial"/>
          <w:color w:val="000000" w:themeColor="text1"/>
        </w:rPr>
        <w:t>tb</w:t>
      </w:r>
      <w:r w:rsidR="003F3DA4">
        <w:rPr>
          <w:rFonts w:ascii="Arial" w:eastAsia="Arial" w:hAnsi="Arial" w:cs="Arial"/>
          <w:color w:val="000000" w:themeColor="text1"/>
        </w:rPr>
        <w:t xml:space="preserve"> for naming the dashboard Oo-site.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77777777"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t xml:space="preserve">The following RNAi stocks were used in this study; </w:t>
      </w:r>
      <w:r w:rsidRPr="00971F87">
        <w:rPr>
          <w:rStyle w:val="Emphasis"/>
          <w:rFonts w:ascii="Arial" w:hAnsi="Arial" w:cs="Arial"/>
          <w:color w:val="191919"/>
          <w:bdr w:val="none" w:sz="0" w:space="0" w:color="auto" w:frame="1"/>
          <w:shd w:val="clear" w:color="auto" w:fill="FFFFFF"/>
        </w:rPr>
        <w:t>ord-GFP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E943BC">
        <w:rPr>
          <w:rFonts w:ascii="Arial" w:hAnsi="Arial" w:cs="Arial"/>
          <w:i/>
          <w:iCs/>
          <w:color w:val="191919"/>
          <w:shd w:val="clear" w:color="auto" w:fill="FFFFFF"/>
        </w:rPr>
        <w:instrText xml:space="preserve"> ADDIN ZOTERO_ITEM CSL_CITATION {"citationID":"KEatERdp","properties":{"formattedCitation":"(McCarthy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E943BC" w:rsidRPr="00E943BC">
        <w:rPr>
          <w:rFonts w:ascii="Arial" w:hAnsi="Arial" w:cs="Arial"/>
        </w:rPr>
        <w:t>(McCarthy et al., 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r w:rsidR="008D54AC" w:rsidRPr="00647D0E">
        <w:rPr>
          <w:rStyle w:val="Emphasis"/>
          <w:rFonts w:ascii="Arial" w:hAnsi="Arial" w:cs="Arial"/>
          <w:color w:val="191919"/>
          <w:bdr w:val="none" w:sz="0" w:space="0" w:color="auto" w:frame="1"/>
          <w:shd w:val="clear" w:color="auto" w:fill="FFFFFF"/>
        </w:rPr>
        <w:t>hs-bam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618430A" w:rsidR="00D01DBA" w:rsidRPr="005203CF" w:rsidRDefault="000C2FFD" w:rsidP="005203CF">
      <w:pPr>
        <w:spacing w:after="0" w:line="360" w:lineRule="auto"/>
        <w:jc w:val="both"/>
        <w:rPr>
          <w:rFonts w:ascii="Arial" w:eastAsia="Arial" w:hAnsi="Arial" w:cs="Arial"/>
          <w:color w:val="000000" w:themeColor="text1"/>
        </w:rPr>
      </w:pPr>
      <w:ins w:id="8"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1A1579" w:rsidRPr="005203CF">
        <w:rPr>
          <w:rFonts w:ascii="Arial" w:eastAsia="Arial" w:hAnsi="Arial" w:cs="Arial"/>
          <w:color w:val="000000" w:themeColor="text1"/>
        </w:rPr>
        <w:t>UAS-</w:t>
      </w:r>
      <w:proofErr w:type="spellStart"/>
      <w:r w:rsidR="001A1579" w:rsidRPr="00647D0E">
        <w:rPr>
          <w:rFonts w:ascii="Arial" w:eastAsia="Arial" w:hAnsi="Arial" w:cs="Arial"/>
          <w:i/>
          <w:iCs/>
          <w:color w:val="000000" w:themeColor="text1"/>
        </w:rPr>
        <w:t>tkv</w:t>
      </w:r>
      <w:proofErr w:type="spellEnd"/>
      <w:r w:rsidR="001A1579" w:rsidRPr="00647D0E">
        <w:rPr>
          <w:rFonts w:ascii="Arial" w:eastAsia="Arial" w:hAnsi="Arial" w:cs="Arial"/>
          <w:i/>
          <w:iCs/>
          <w:color w:val="000000" w:themeColor="text1"/>
        </w:rPr>
        <w:t xml:space="preserve"> </w:t>
      </w:r>
      <w:r w:rsidR="00B65F91" w:rsidRPr="005203CF">
        <w:rPr>
          <w:rFonts w:ascii="Arial" w:eastAsia="Arial" w:hAnsi="Arial" w:cs="Arial"/>
          <w:color w:val="000000" w:themeColor="text1"/>
        </w:rPr>
        <w:tab/>
      </w:r>
      <w:r w:rsidR="00B65F91" w:rsidRPr="005203CF">
        <w:rPr>
          <w:rFonts w:ascii="Arial" w:eastAsia="Arial" w:hAnsi="Arial" w:cs="Arial"/>
          <w:color w:val="000000" w:themeColor="text1"/>
        </w:rPr>
        <w:tab/>
        <w:t>GSE171349</w:t>
      </w:r>
    </w:p>
    <w:p w14:paraId="490AEE83" w14:textId="19FD1B5B" w:rsidR="001A1579" w:rsidRPr="005203CF" w:rsidRDefault="000C2FFD" w:rsidP="005203CF">
      <w:pPr>
        <w:spacing w:after="0" w:line="360" w:lineRule="auto"/>
        <w:jc w:val="both"/>
        <w:rPr>
          <w:rFonts w:ascii="Arial" w:eastAsia="Arial" w:hAnsi="Arial" w:cs="Arial"/>
          <w:color w:val="000000" w:themeColor="text1"/>
        </w:rPr>
      </w:pPr>
      <w:ins w:id="9" w:author="Elliot Martin" w:date="2022-03-24T13:38:00Z">
        <w:r w:rsidRPr="000C2FFD">
          <w:rPr>
            <w:rFonts w:ascii="Arial" w:eastAsia="Arial" w:hAnsi="Arial" w:cs="Arial"/>
            <w:color w:val="000000" w:themeColor="text1"/>
          </w:rPr>
          <w:t>nosGAL4</w:t>
        </w:r>
      </w:ins>
      <w:r w:rsidR="00B65F91" w:rsidRPr="003D0112">
        <w:rPr>
          <w:rFonts w:ascii="Arial" w:eastAsia="Arial" w:hAnsi="Arial" w:cs="Arial"/>
          <w:color w:val="000000" w:themeColor="text1"/>
        </w:rPr>
        <w:t>&gt;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 xml:space="preserve"> RNAi</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00B65F91"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E111461" w:rsidR="001A1579" w:rsidRPr="005203CF" w:rsidRDefault="000C2FFD" w:rsidP="005203CF">
      <w:pPr>
        <w:spacing w:after="0" w:line="360" w:lineRule="auto"/>
        <w:jc w:val="both"/>
        <w:rPr>
          <w:rFonts w:ascii="Arial" w:eastAsia="Arial" w:hAnsi="Arial" w:cs="Arial"/>
          <w:color w:val="000000" w:themeColor="text1"/>
        </w:rPr>
      </w:pPr>
      <w:ins w:id="10" w:author="Elliot Martin" w:date="2022-03-24T13:38:00Z">
        <w:r w:rsidRPr="000C2FFD">
          <w:rPr>
            <w:rFonts w:ascii="Arial" w:eastAsia="Arial" w:hAnsi="Arial" w:cs="Arial"/>
            <w:color w:val="000000" w:themeColor="text1"/>
          </w:rPr>
          <w:t>nosGAL4</w:t>
        </w:r>
      </w:ins>
      <w:r w:rsidR="00B65F91"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00B65F91" w:rsidRPr="00647D0E">
        <w:rPr>
          <w:rFonts w:ascii="Arial" w:eastAsia="Arial" w:hAnsi="Arial" w:cs="Arial"/>
          <w:i/>
          <w:iCs/>
          <w:color w:val="000000" w:themeColor="text1"/>
        </w:rPr>
        <w:t>am</w:t>
      </w:r>
      <w:r w:rsidR="00B65F91" w:rsidRPr="005203CF">
        <w:rPr>
          <w:rFonts w:ascii="Arial" w:eastAsia="Arial" w:hAnsi="Arial" w:cs="Arial"/>
          <w:color w:val="000000" w:themeColor="text1"/>
        </w:rPr>
        <w:t xml:space="preserve"> RNAi; </w:t>
      </w:r>
      <w:proofErr w:type="spellStart"/>
      <w:r w:rsidR="00B65F91">
        <w:rPr>
          <w:rFonts w:ascii="Arial" w:eastAsia="Arial" w:hAnsi="Arial" w:cs="Arial"/>
          <w:color w:val="000000" w:themeColor="text1"/>
        </w:rPr>
        <w:t>hs</w:t>
      </w:r>
      <w:proofErr w:type="spellEnd"/>
      <w:r w:rsidR="00B65F91" w:rsidRPr="005203CF">
        <w:rPr>
          <w:rFonts w:ascii="Arial" w:eastAsia="Arial" w:hAnsi="Arial" w:cs="Arial"/>
          <w:color w:val="000000" w:themeColor="text1"/>
        </w:rPr>
        <w:t>-</w:t>
      </w:r>
      <w:r w:rsidR="00B65F91" w:rsidRPr="00647D0E">
        <w:rPr>
          <w:rFonts w:ascii="Arial" w:eastAsia="Arial" w:hAnsi="Arial" w:cs="Arial"/>
          <w:i/>
          <w:iCs/>
          <w:color w:val="000000" w:themeColor="text1"/>
        </w:rPr>
        <w:t>bam</w:t>
      </w:r>
      <w:r w:rsidR="00B65F91"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ins w:id="11" w:author="Elliot Martin" w:date="2022-03-24T14:15:00Z">
        <w:r w:rsidR="00567796">
          <w:rPr>
            <w:rFonts w:ascii="Arial" w:eastAsia="Arial" w:hAnsi="Arial" w:cs="Arial"/>
            <w:color w:val="000000" w:themeColor="text1"/>
          </w:rPr>
          <w:t>, GSE195893</w:t>
        </w:r>
      </w:ins>
    </w:p>
    <w:p w14:paraId="44CA6264" w14:textId="5443D513"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oung-WT</w:t>
      </w:r>
      <w:ins w:id="12" w:author="Elliot Martin" w:date="2022-03-24T13:38:00Z">
        <w:r w:rsidR="000C2FFD">
          <w:rPr>
            <w:rFonts w:ascii="Arial" w:eastAsia="Arial" w:hAnsi="Arial" w:cs="Arial"/>
            <w:color w:val="000000" w:themeColor="text1"/>
          </w:rPr>
          <w:t xml:space="preserve"> (</w:t>
        </w:r>
        <w:r w:rsidR="000C2FFD" w:rsidRPr="000C2FFD">
          <w:rPr>
            <w:rFonts w:ascii="Arial" w:eastAsia="Arial" w:hAnsi="Arial" w:cs="Arial"/>
            <w:color w:val="000000" w:themeColor="text1"/>
          </w:rPr>
          <w:t>nosGAL4</w:t>
        </w:r>
        <w:r w:rsidR="000C2FFD">
          <w:rPr>
            <w:rFonts w:ascii="Arial" w:eastAsia="Arial" w:hAnsi="Arial" w:cs="Arial"/>
            <w:color w:val="000000" w:themeColor="text1"/>
          </w:rPr>
          <w:t>)</w:t>
        </w:r>
      </w:ins>
      <w:r w:rsidRPr="005203CF">
        <w:rPr>
          <w:rFonts w:ascii="Arial" w:eastAsia="Arial" w:hAnsi="Arial" w:cs="Arial"/>
          <w:color w:val="000000" w:themeColor="text1"/>
        </w:rPr>
        <w:t xml:space="preserve">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lastRenderedPageBreak/>
        <w:t xml:space="preserve">The codebase underlying </w:t>
      </w:r>
      <w:r w:rsidRPr="005203CF">
        <w:rPr>
          <w:rFonts w:ascii="Arial" w:eastAsia="Arial" w:hAnsi="Arial" w:cs="Arial"/>
          <w:color w:val="000000" w:themeColor="text1"/>
        </w:rPr>
        <w:t xml:space="preserve">Oo-site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77777777"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 xml:space="preserve">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r w:rsidRPr="00FF20CD">
        <w:rPr>
          <w:rFonts w:ascii="Arial" w:eastAsia="Arial" w:hAnsi="Arial" w:cs="Arial"/>
          <w:color w:val="222222"/>
        </w:rPr>
        <w:t>abcam,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{"citationID":"5WAx8wRg","properties":{"formattedCitation":"(Upadhyay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E943BC">
        <w:rPr>
          <w:rFonts w:ascii="Arial" w:eastAsia="Arial" w:hAnsi="Arial" w:cs="Arial"/>
          <w:color w:val="222222"/>
        </w:rPr>
        <w:instrText xml:space="preserve"> ADDIN ZOTERO_ITEM CSL_CITATION {"citationID":"FO4NJGbr","properties":{"formattedCitation":"(Upadhyay et al., 2016)","plainCitation":"(Upadhyay et al., 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E943BC" w:rsidRPr="00E943BC">
        <w:rPr>
          <w:rFonts w:ascii="Arial" w:hAnsi="Arial" w:cs="Arial"/>
        </w:rPr>
        <w:t>(Upadhyay et al., 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77777777"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E943BC">
        <w:rPr>
          <w:rFonts w:ascii="Arial" w:eastAsia="Arial" w:hAnsi="Arial" w:cs="Arial"/>
          <w:color w:val="000000" w:themeColor="text1"/>
        </w:rPr>
        <w:instrText xml:space="preserve"> ADDIN ZOTERO_ITEM CSL_CITATION {"citationID":"iXMLIV7j","properties":{"formattedCitation":"(McCarthy et al., 2021)","plainCitation":"(McCarthy et al., 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E943BC" w:rsidRPr="00E943BC">
        <w:rPr>
          <w:rFonts w:ascii="Arial" w:hAnsi="Arial" w:cs="Arial"/>
        </w:rPr>
        <w:t>(McCarthy et al., 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77777777" w:rsidR="002617E2" w:rsidRDefault="00B65F91" w:rsidP="005203CF">
      <w:pPr>
        <w:spacing w:line="360" w:lineRule="auto"/>
        <w:jc w:val="both"/>
        <w:rPr>
          <w:rFonts w:ascii="Arial" w:eastAsia="Arial" w:hAnsi="Arial" w:cs="Arial"/>
        </w:rPr>
      </w:pPr>
      <w:bookmarkStart w:id="13" w:name="_Hlk74227195"/>
      <w:r w:rsidRPr="005203CF">
        <w:rPr>
          <w:rFonts w:ascii="Arial" w:eastAsia="Arial" w:hAnsi="Arial" w:cs="Arial"/>
        </w:rPr>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Oo-site Github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per million) values were calculated The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13"/>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77777777"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E943BC">
        <w:rPr>
          <w:rFonts w:ascii="Arial" w:eastAsia="Arial" w:hAnsi="Arial" w:cs="Arial"/>
        </w:rPr>
        <w:instrText xml:space="preserve"> ADDIN ZOTERO_ITEM CSL_CITATION {"citationID":"FPhTjKUU","properties":{"formattedCitation":"(Love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E943BC" w:rsidRPr="00E943BC">
        <w:rPr>
          <w:rFonts w:ascii="Arial" w:hAnsi="Arial" w:cs="Arial"/>
        </w:rPr>
        <w:t>(Love et al., 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77777777" w:rsidR="003C20C8" w:rsidRDefault="00B65F91"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E943BC">
        <w:rPr>
          <w:rFonts w:ascii="Arial" w:eastAsia="Arial" w:hAnsi="Arial" w:cs="Arial"/>
        </w:rPr>
        <w:instrText xml:space="preserve"> ADDIN ZOTERO_ITEM CSL_CITATION {"citationID":"XHbcPXTd","properties":{"formattedCitation":"(Love et al., 2014)","plainCitation":"(Love et al., 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E943BC" w:rsidRPr="00E943BC">
        <w:rPr>
          <w:rFonts w:ascii="Arial" w:hAnsi="Arial" w:cs="Arial"/>
        </w:rPr>
        <w:t>(Love et al., 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type + genotype + genotype:type</w:t>
      </w:r>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r w:rsidR="00A50B13">
        <w:rPr>
          <w:rFonts w:ascii="Arial" w:eastAsia="Arial" w:hAnsi="Arial" w:cs="Arial"/>
        </w:rPr>
        <w:t>pvalue</w:t>
      </w:r>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77777777" w:rsidR="00DC20CE" w:rsidRDefault="00B65F91" w:rsidP="005203CF">
      <w:pPr>
        <w:spacing w:line="360" w:lineRule="auto"/>
        <w:jc w:val="both"/>
        <w:rPr>
          <w:rFonts w:ascii="Arial" w:eastAsia="Arial" w:hAnsi="Arial" w:cs="Arial"/>
        </w:rPr>
      </w:pPr>
      <w:r w:rsidRPr="003D0112">
        <w:rPr>
          <w:rFonts w:ascii="Arial" w:eastAsia="Arial" w:hAnsi="Arial" w:cs="Arial"/>
        </w:rPr>
        <w:lastRenderedPageBreak/>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E943BC">
        <w:rPr>
          <w:rFonts w:ascii="Arial" w:eastAsia="Arial" w:hAnsi="Arial" w:cs="Arial"/>
        </w:rPr>
        <w:instrText xml:space="preserve"> ADDIN ZOTERO_ITEM CSL_CITATION {"citationID":"1XhYVMkp","properties":{"formattedCitation":"(Hao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E943BC" w:rsidRPr="00E943BC">
        <w:rPr>
          <w:rFonts w:ascii="Arial" w:hAnsi="Arial" w:cs="Arial"/>
        </w:rPr>
        <w:t>(Hao et al., 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r w:rsidR="00146F9A" w:rsidRPr="00146F9A">
        <w:rPr>
          <w:rFonts w:ascii="Arial" w:eastAsia="Arial" w:hAnsi="Arial" w:cs="Arial"/>
        </w:rPr>
        <w:t>logfc.threshold = 0.75</w:t>
      </w:r>
      <w:r w:rsidR="00146F9A">
        <w:rPr>
          <w:rFonts w:ascii="Arial" w:eastAsia="Arial" w:hAnsi="Arial" w:cs="Arial"/>
        </w:rPr>
        <w:t>.</w:t>
      </w:r>
    </w:p>
    <w:p w14:paraId="2134DB3D" w14:textId="77777777"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r w:rsidRPr="00DC20CE">
        <w:rPr>
          <w:rFonts w:ascii="Arial" w:eastAsia="Arial" w:hAnsi="Arial" w:cs="Arial"/>
        </w:rPr>
        <w:t>scRNA-seq</w:t>
      </w:r>
      <w:r>
        <w:rPr>
          <w:rFonts w:ascii="Arial" w:eastAsia="Arial" w:hAnsi="Arial" w:cs="Arial"/>
        </w:rPr>
        <w:t xml:space="preserve"> was determined using the </w:t>
      </w:r>
      <w:r w:rsidRPr="00DC20CE">
        <w:rPr>
          <w:rFonts w:ascii="Arial" w:eastAsia="Arial" w:hAnsi="Arial" w:cs="Arial"/>
        </w:rPr>
        <w:t>FindAllMarkers</w:t>
      </w:r>
      <w:r>
        <w:rPr>
          <w:rFonts w:ascii="Arial" w:eastAsia="Arial" w:hAnsi="Arial" w:cs="Arial"/>
        </w:rPr>
        <w:t xml:space="preserve"> function from Seurat </w:t>
      </w:r>
      <w:r>
        <w:rPr>
          <w:rFonts w:ascii="Arial" w:eastAsia="Arial" w:hAnsi="Arial" w:cs="Arial"/>
        </w:rPr>
        <w:fldChar w:fldCharType="begin"/>
      </w:r>
      <w:r w:rsidR="00E943BC">
        <w:rPr>
          <w:rFonts w:ascii="Arial" w:eastAsia="Arial" w:hAnsi="Arial" w:cs="Arial"/>
        </w:rPr>
        <w:instrText xml:space="preserve"> ADDIN ZOTERO_ITEM CSL_CITATION {"citationID":"V1ykvTFu","properties":{"formattedCitation":"(Hao et al., 2021)","plainCitation":"(Hao et al., 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E943BC" w:rsidRPr="00E943BC">
        <w:rPr>
          <w:rFonts w:ascii="Arial" w:hAnsi="Arial" w:cs="Arial"/>
        </w:rPr>
        <w:t>(Hao et al., 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r w:rsidRPr="00146F9A">
        <w:rPr>
          <w:rFonts w:ascii="Arial" w:eastAsia="Arial" w:hAnsi="Arial" w:cs="Arial"/>
        </w:rPr>
        <w:t>logfc.threshold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77777777"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E943BC">
        <w:rPr>
          <w:rFonts w:ascii="Arial" w:eastAsia="Arial" w:hAnsi="Arial" w:cs="Arial"/>
        </w:rPr>
        <w:instrText xml:space="preserve"> ADDIN ZOTERO_ITEM CSL_CITATION {"citationID":"wwNuqtqj","properties":{"formattedCitation":"(Wickham, 2016)","plainCitation":"(Wickham, 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E943BC" w:rsidRPr="00E943BC">
        <w:rPr>
          <w:rFonts w:ascii="Arial" w:hAnsi="Arial" w:cs="Arial"/>
        </w:rPr>
        <w:t>(Wickham, 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77777777"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A23E29">
        <w:rPr>
          <w:rFonts w:ascii="Arial" w:eastAsia="Arial" w:hAnsi="Arial" w:cs="Arial"/>
          <w:sz w:val="22"/>
          <w:szCs w:val="22"/>
        </w:rPr>
        <w:instrText xml:space="preserve"> ADDIN ZOTERO_ITEM CSL_CITATION {"citationID":"pn1sPfyE","properties":{"formattedCitation":"(2021)","plainCitatio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E943BC" w:rsidRPr="00E943BC">
        <w:rPr>
          <w:rFonts w:ascii="Arial" w:eastAsia="Arial" w:hAnsi="Arial" w:cs="Arial"/>
          <w:sz w:val="22"/>
        </w:rPr>
        <w:t>(2021)</w:t>
      </w:r>
      <w:r w:rsidR="0047200A" w:rsidRPr="005203CF">
        <w:rPr>
          <w:rFonts w:ascii="Arial" w:eastAsia="Arial" w:hAnsi="Arial" w:cs="Arial"/>
          <w:sz w:val="22"/>
          <w:szCs w:val="22"/>
        </w:rPr>
        <w:fldChar w:fldCharType="end"/>
      </w:r>
      <w:r w:rsidRPr="005203CF">
        <w:rPr>
          <w:rFonts w:ascii="Arial" w:eastAsia="Arial" w:hAnsi="Arial" w:cs="Arial"/>
          <w:sz w:val="22"/>
          <w:szCs w:val="22"/>
        </w:rPr>
        <w:t>. Probes were designed and generated by LGC Biosearch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rotating in RT for 1 hour. Samples were then washed in wash buffer for 5 minutes (10% deionized formamide and 10% 20x SSC in RNase-free water). Ovaries were covered and incubated overnight with 1ul of the probe in hybridization solution (10% dextran sulfate, 1 mg/ml yeast tRNA, 2 mM RNaseOUT, 0.02 mg/ml BSA, 5x SSC, 10% deionized formamide, and RNase-free water) and primary antibody at 30°C. Samples were then washed 2 times in 1 mL wash buffer with 1ul of corresponding secondary antibody for 30 minutes each and mounted in Vectashield</w:t>
      </w:r>
      <w:r w:rsidR="0047200A" w:rsidRPr="005203CF">
        <w:rPr>
          <w:rFonts w:ascii="Arial" w:eastAsia="Arial" w:hAnsi="Arial" w:cs="Arial"/>
          <w:sz w:val="22"/>
          <w:szCs w:val="22"/>
        </w:rPr>
        <w:t xml:space="preserve"> (VectaLabs)</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Quantification of Stainings</w:t>
      </w:r>
    </w:p>
    <w:p w14:paraId="3F70F499" w14:textId="2508BD3F" w:rsidR="00272225" w:rsidRDefault="00B65F91" w:rsidP="005203CF">
      <w:pPr>
        <w:spacing w:line="360" w:lineRule="auto"/>
        <w:jc w:val="both"/>
        <w:rPr>
          <w:rFonts w:ascii="Arial" w:eastAsia="Arial" w:hAnsi="Arial" w:cs="Arial"/>
        </w:rPr>
      </w:pPr>
      <w:r w:rsidRPr="005203CF">
        <w:rPr>
          <w:rFonts w:ascii="Arial" w:eastAsia="Arial" w:hAnsi="Arial" w:cs="Arial"/>
        </w:rPr>
        <w:t>Staining</w:t>
      </w:r>
      <w:r>
        <w:rPr>
          <w:rFonts w:ascii="Arial" w:eastAsia="Arial" w:hAnsi="Arial" w:cs="Arial"/>
        </w:rPr>
        <w:t>s</w:t>
      </w:r>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w:t>
      </w:r>
      <w:del w:id="14" w:author="Elliot Martin" w:date="2022-03-24T13:06:00Z">
        <w:r w:rsidR="007A2E01" w:rsidDel="001D19AA">
          <w:rPr>
            <w:rFonts w:ascii="Arial" w:eastAsia="Arial" w:hAnsi="Arial" w:cs="Arial"/>
          </w:rPr>
          <w:delText xml:space="preserve">aligned </w:delText>
        </w:r>
      </w:del>
      <w:ins w:id="15" w:author="Elliot Martin" w:date="2022-03-24T13:06:00Z">
        <w:r w:rsidR="001D19AA">
          <w:rPr>
            <w:rFonts w:ascii="Arial" w:eastAsia="Arial" w:hAnsi="Arial" w:cs="Arial"/>
          </w:rPr>
          <w:t>aligned and</w:t>
        </w:r>
        <w:r w:rsidR="001D19AA" w:rsidRPr="005203CF">
          <w:rPr>
            <w:rFonts w:ascii="Arial" w:eastAsia="Arial" w:hAnsi="Arial" w:cs="Arial"/>
          </w:rPr>
          <w:t xml:space="preserve"> cropped to place the</w:t>
        </w:r>
        <w:r w:rsidR="001D19AA">
          <w:rPr>
            <w:rFonts w:ascii="Arial" w:eastAsia="Arial" w:hAnsi="Arial" w:cs="Arial"/>
          </w:rPr>
          <w:t xml:space="preserve"> border of the</w:t>
        </w:r>
        <w:r w:rsidR="001D19AA" w:rsidRPr="005203CF">
          <w:rPr>
            <w:rFonts w:ascii="Arial" w:eastAsia="Arial" w:hAnsi="Arial" w:cs="Arial"/>
          </w:rPr>
          <w:t xml:space="preserve"> stem cell niche</w:t>
        </w:r>
        <w:r w:rsidR="001D19AA">
          <w:rPr>
            <w:rFonts w:ascii="Arial" w:eastAsia="Arial" w:hAnsi="Arial" w:cs="Arial"/>
          </w:rPr>
          <w:t xml:space="preserve"> and the anterior-most extent of the germline</w:t>
        </w:r>
        <w:r w:rsidR="001D19AA" w:rsidRPr="005203CF">
          <w:rPr>
            <w:rFonts w:ascii="Arial" w:eastAsia="Arial" w:hAnsi="Arial" w:cs="Arial"/>
          </w:rPr>
          <w:t xml:space="preserve"> at x=0. </w:t>
        </w:r>
        <w:r w:rsidR="001D19AA">
          <w:rPr>
            <w:rFonts w:ascii="Arial" w:eastAsia="Arial" w:hAnsi="Arial" w:cs="Arial"/>
          </w:rPr>
          <w:t xml:space="preserve">This allowed </w:t>
        </w:r>
        <w:r w:rsidR="001D19AA">
          <w:rPr>
            <w:rFonts w:ascii="Arial" w:eastAsia="Arial" w:hAnsi="Arial" w:cs="Arial"/>
          </w:rPr>
          <w:lastRenderedPageBreak/>
          <w:t>for intensity measurements to be taken starting at the GSCs and ending at the posterior-most 16CC in region 2b of the germarium.</w:t>
        </w:r>
      </w:ins>
      <w:del w:id="16" w:author="Elliot Martin" w:date="2022-03-24T13:06:00Z">
        <w:r w:rsidR="007A2E01" w:rsidDel="001D19AA">
          <w:rPr>
            <w:rFonts w:ascii="Arial" w:eastAsia="Arial" w:hAnsi="Arial" w:cs="Arial"/>
          </w:rPr>
          <w:delText>and</w:delText>
        </w:r>
        <w:r w:rsidR="00C41A43" w:rsidRPr="005203CF" w:rsidDel="001D19AA">
          <w:rPr>
            <w:rFonts w:ascii="Arial" w:eastAsia="Arial" w:hAnsi="Arial" w:cs="Arial"/>
          </w:rPr>
          <w:delText xml:space="preserve"> cropped to place the stem cell niche at x=0.</w:delText>
        </w:r>
      </w:del>
      <w:r w:rsidR="00C41A43" w:rsidRPr="005203CF">
        <w:rPr>
          <w:rFonts w:ascii="Arial" w:eastAsia="Arial" w:hAnsi="Arial" w:cs="Arial"/>
        </w:rPr>
        <w:t xml:space="preserve"> Individual cells were outlined within the germarium and Measure was 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geom_smooth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1: Oo-site integrates and provides an interface for interacting with multi</w:t>
      </w:r>
      <w:r w:rsidR="002F6EAC">
        <w:rPr>
          <w:rFonts w:ascii="Arial" w:eastAsia="Arial" w:hAnsi="Arial" w:cs="Arial"/>
          <w:b/>
          <w:bCs/>
          <w:color w:val="000000" w:themeColor="text1"/>
        </w:rPr>
        <w:t>-</w:t>
      </w:r>
      <w:proofErr w:type="spellStart"/>
      <w:r w:rsidRPr="005203CF">
        <w:rPr>
          <w:rFonts w:ascii="Arial" w:eastAsia="Arial" w:hAnsi="Arial" w:cs="Arial"/>
          <w:b/>
          <w:bCs/>
          <w:color w:val="000000" w:themeColor="text1"/>
        </w:rPr>
        <w:t>omic</w:t>
      </w:r>
      <w:proofErr w:type="spellEnd"/>
      <w:r w:rsidRPr="005203CF">
        <w:rPr>
          <w:rFonts w:ascii="Arial" w:eastAsia="Arial" w:hAnsi="Arial" w:cs="Arial"/>
          <w:b/>
          <w:bCs/>
          <w:color w:val="000000" w:themeColor="text1"/>
        </w:rPr>
        <w:t xml:space="preserve">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Screenshot of Oo-site dashboard, indicating: (1) “Take a Tour!” function, which guides the user through the functionality and operation of Oo-site.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2: Oo-site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with </w:t>
      </w:r>
      <w:r w:rsidR="006540E7" w:rsidRPr="006540E7">
        <w:rPr>
          <w:rFonts w:ascii="Arial" w:eastAsia="Arial" w:hAnsi="Arial" w:cs="Arial"/>
          <w:i/>
          <w:iCs/>
          <w:color w:val="000000" w:themeColor="text1"/>
        </w:rPr>
        <w:t>in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Confocal images of ovaries expressing RpS19b::GFP,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RpS19b::GFP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003878BE">
        <w:rPr>
          <w:rFonts w:ascii="Arial" w:eastAsia="Arial" w:hAnsi="Arial" w:cs="Arial"/>
          <w:i/>
          <w:iCs/>
          <w:color w:val="000000" w:themeColor="text1"/>
        </w:rPr>
        <w:t>o</w:t>
      </w:r>
      <w:r w:rsidRPr="00105AC0">
        <w:rPr>
          <w:rFonts w:ascii="Arial" w:eastAsia="Arial" w:hAnsi="Arial" w:cs="Arial"/>
          <w:i/>
          <w:iCs/>
          <w:color w:val="000000" w:themeColor="text1"/>
        </w:rPr>
        <w:t xml:space="preserve">rd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is consistent from GSCs to cysts, until decreasing in early egg chambers, but the translation efficiency of </w:t>
      </w:r>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mean TPM</w:t>
      </w:r>
      <w:r>
        <w:rPr>
          <w:rFonts w:ascii="Arial" w:eastAsia="Arial" w:hAnsi="Arial" w:cs="Arial"/>
          <w:color w:val="000000" w:themeColor="text1"/>
        </w:rPr>
        <w:t>±standard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TE±standard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Ord::GFP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r w:rsidRPr="005203CF">
        <w:rPr>
          <w:rFonts w:ascii="Arial" w:eastAsia="Arial" w:hAnsi="Arial" w:cs="Arial"/>
          <w:i/>
          <w:iCs/>
          <w:color w:val="000000" w:themeColor="text1"/>
        </w:rPr>
        <w:t>gfp</w:t>
      </w:r>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stainings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sidR="003878BE">
        <w:rPr>
          <w:rFonts w:ascii="Arial" w:eastAsia="Arial" w:hAnsi="Arial" w:cs="Arial"/>
          <w:i/>
          <w:iCs/>
          <w:color w:val="000000" w:themeColor="text1"/>
        </w:rPr>
        <w:t>o</w:t>
      </w:r>
      <w:r w:rsidRPr="008B27C4">
        <w:rPr>
          <w:rFonts w:ascii="Arial" w:eastAsia="Arial" w:hAnsi="Arial" w:cs="Arial"/>
          <w:i/>
          <w:iCs/>
          <w:color w:val="000000" w:themeColor="text1"/>
        </w:rPr>
        <w:t>rd</w:t>
      </w:r>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3F8AD463" w:rsidR="00272225" w:rsidRPr="005203CF" w:rsidRDefault="00556326"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4384" behindDoc="0" locked="0" layoutInCell="1" allowOverlap="1" wp14:anchorId="24700030" wp14:editId="11995022">
            <wp:simplePos x="0" y="0"/>
            <wp:positionH relativeFrom="column">
              <wp:posOffset>0</wp:posOffset>
            </wp:positionH>
            <wp:positionV relativeFrom="page">
              <wp:posOffset>914400</wp:posOffset>
            </wp:positionV>
            <wp:extent cx="5934075" cy="5943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2676"/>
                    <a:stretch/>
                  </pic:blipFill>
                  <pic:spPr bwMode="auto">
                    <a:xfrm>
                      <a:off x="0" y="0"/>
                      <a:ext cx="5934075" cy="5943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scRNA-seq.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Holm-Bonnferroni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Holm-Bonnferroni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scRNA-seq of somatic cells in the germarium.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Wilcockson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mean TE±standard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1B43CE50" w:rsidR="00272225" w:rsidRPr="005203CF" w:rsidRDefault="00556326"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5408" behindDoc="0" locked="0" layoutInCell="1" allowOverlap="1" wp14:anchorId="0BC95D20" wp14:editId="0C93FC00">
            <wp:simplePos x="0" y="0"/>
            <wp:positionH relativeFrom="column">
              <wp:posOffset>0</wp:posOffset>
            </wp:positionH>
            <wp:positionV relativeFrom="page">
              <wp:posOffset>914400</wp:posOffset>
            </wp:positionV>
            <wp:extent cx="5934075" cy="76866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lastRenderedPageBreak/>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developmental milestones compared to GSCs. Values above plots represent Holm-Bonnferroni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Overall TE increases in CBs and cysts significantly compared to GSCs indicating that meiotic entry may be partially controlled post-transcriptionally. Values above plots represent Holm-Bonnferroni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scRNA-seq.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Holm-Bonnferroni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r>
        <w:rPr>
          <w:rFonts w:ascii="Arial" w:eastAsia="Arial" w:hAnsi="Arial" w:cs="Arial"/>
          <w:color w:val="000000" w:themeColor="text1"/>
        </w:rPr>
        <w:t>scRNA-seq</w:t>
      </w:r>
      <w:r w:rsidRPr="005203CF">
        <w:rPr>
          <w:rFonts w:ascii="Arial" w:eastAsia="Arial" w:hAnsi="Arial" w:cs="Arial"/>
          <w:color w:val="000000" w:themeColor="text1"/>
        </w:rPr>
        <w:t xml:space="preserve"> data indicate that the mRNA level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w:t>
      </w:r>
      <w:r>
        <w:rPr>
          <w:rFonts w:ascii="Arial" w:eastAsia="Arial" w:hAnsi="Arial" w:cs="Arial"/>
          <w:color w:val="000000" w:themeColor="text1"/>
        </w:rPr>
        <w:t>is highest in the GSC/CB/2CC cluster, but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r w:rsidRPr="005203CF">
        <w:rPr>
          <w:rFonts w:ascii="Arial" w:eastAsia="Arial" w:hAnsi="Arial" w:cs="Arial"/>
          <w:i/>
          <w:iCs/>
          <w:color w:val="000000" w:themeColor="text1"/>
        </w:rPr>
        <w:t>ord</w:t>
      </w:r>
      <w:r w:rsidRPr="005203CF">
        <w:rPr>
          <w:rFonts w:ascii="Arial" w:eastAsia="Arial" w:hAnsi="Arial" w:cs="Arial"/>
          <w:color w:val="000000" w:themeColor="text1"/>
        </w:rPr>
        <w:t xml:space="preserve"> in each given stage.</w:t>
      </w:r>
    </w:p>
    <w:p w14:paraId="60BDB9E5" w14:textId="44B6C3A0" w:rsidR="00556326" w:rsidRDefault="00556326">
      <w:pPr>
        <w:rPr>
          <w:rFonts w:ascii="Arial" w:eastAsia="Arial" w:hAnsi="Arial" w:cs="Arial"/>
          <w:b/>
          <w:bCs/>
          <w:color w:val="000000" w:themeColor="text1"/>
        </w:rPr>
      </w:pPr>
      <w:r>
        <w:rPr>
          <w:rFonts w:ascii="Arial" w:eastAsia="Arial" w:hAnsi="Arial" w:cs="Arial"/>
          <w:b/>
          <w:bCs/>
          <w:color w:val="000000" w:themeColor="text1"/>
        </w:rPr>
        <w:br w:type="page"/>
      </w:r>
    </w:p>
    <w:p w14:paraId="327BA652"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091B04B6" w14:textId="77777777" w:rsidR="00201255" w:rsidRPr="004E6DB0" w:rsidRDefault="00B65F91" w:rsidP="00201255">
      <w:pPr>
        <w:pStyle w:val="Bibliography"/>
        <w:rPr>
          <w:rFonts w:ascii="Arial" w:hAnsi="Arial" w:cs="Arial"/>
        </w:rPr>
      </w:pPr>
      <w:r w:rsidRPr="004E6DB0">
        <w:rPr>
          <w:rFonts w:ascii="Arial" w:eastAsia="Arial" w:hAnsi="Arial" w:cs="Arial"/>
          <w:b/>
          <w:bCs/>
        </w:rPr>
        <w:fldChar w:fldCharType="begin"/>
      </w:r>
      <w:r w:rsidRPr="004E6DB0">
        <w:rPr>
          <w:rFonts w:ascii="Arial" w:eastAsia="Arial" w:hAnsi="Arial" w:cs="Arial"/>
          <w:b/>
          <w:bCs/>
        </w:rPr>
        <w:instrText xml:space="preserve"> ADDIN ZOTERO_BIBL {"uncited":[],"omitted":[],"custom":[]} CSL_BIBLIOGRAPHY </w:instrText>
      </w:r>
      <w:r w:rsidRPr="004E6DB0">
        <w:rPr>
          <w:rFonts w:ascii="Arial" w:eastAsia="Arial" w:hAnsi="Arial" w:cs="Arial"/>
          <w:b/>
          <w:bCs/>
        </w:rPr>
        <w:fldChar w:fldCharType="separate"/>
      </w:r>
      <w:r w:rsidRPr="004E6DB0">
        <w:rPr>
          <w:rFonts w:ascii="Arial" w:hAnsi="Arial" w:cs="Arial"/>
        </w:rPr>
        <w:t>Bastock, R., St Johnston, D., 2008. Drosophila oogenesis. Curr. Biol. 18, R1082–R1087.</w:t>
      </w:r>
    </w:p>
    <w:p w14:paraId="6C907143" w14:textId="77777777" w:rsidR="00201255" w:rsidRPr="004E6DB0" w:rsidRDefault="00B65F91" w:rsidP="00201255">
      <w:pPr>
        <w:pStyle w:val="Bibliography"/>
        <w:rPr>
          <w:rFonts w:ascii="Arial" w:hAnsi="Arial" w:cs="Arial"/>
        </w:rPr>
      </w:pPr>
      <w:r w:rsidRPr="004E6DB0">
        <w:rPr>
          <w:rFonts w:ascii="Arial" w:hAnsi="Arial" w:cs="Arial"/>
        </w:rPr>
        <w:t>Bickel, S.E., Wyman, D.W., Miyazaki, W.Y., Moore, D.P., Orr-Weaver, T.L., 1996. Identification of ORD, a Drosophila protein essential for sister chromatid cohesion. EMBO J. 15, 1451.</w:t>
      </w:r>
    </w:p>
    <w:p w14:paraId="7C560B8D" w14:textId="77777777" w:rsidR="00201255" w:rsidRPr="004E6DB0" w:rsidRDefault="00B65F91" w:rsidP="00201255">
      <w:pPr>
        <w:pStyle w:val="Bibliography"/>
        <w:rPr>
          <w:rFonts w:ascii="Arial" w:hAnsi="Arial" w:cs="Arial"/>
        </w:rPr>
      </w:pPr>
      <w:r w:rsidRPr="004E6DB0">
        <w:rPr>
          <w:rFonts w:ascii="Arial" w:hAnsi="Arial" w:cs="Arial"/>
        </w:rPr>
        <w:t>Bickel, S.E., Wyman, D.W., Orr-Weaver, T.L., 1997. Mutational Analysis of the Drosophila Sister-Chromatid Cohesion Protein ORD and Its Role in the Maintenance of Centromeric Cohesion. Genetics 146, 1319–1331. https://doi.org/10.1093/genetics/146.4.1319</w:t>
      </w:r>
    </w:p>
    <w:p w14:paraId="0C0615F0" w14:textId="77777777" w:rsidR="00201255" w:rsidRPr="004E6DB0" w:rsidRDefault="00B65F91" w:rsidP="00201255">
      <w:pPr>
        <w:pStyle w:val="Bibliography"/>
        <w:rPr>
          <w:rFonts w:ascii="Arial" w:hAnsi="Arial" w:cs="Arial"/>
        </w:rPr>
      </w:pPr>
      <w:r w:rsidRPr="004E6DB0">
        <w:rPr>
          <w:rFonts w:ascii="Arial" w:hAnsi="Arial" w:cs="Arial"/>
        </w:rPr>
        <w:t>Blatt, P., Martin, E.T., Breznak, S.M., Rangan, P., 2020. Post-transcriptional gene regulation regulates germline stem cell to oocyte transition during Drosophila oogenesis, in: Current Topics in Developmental Biology. Elsevier, pp. 3–34.</w:t>
      </w:r>
    </w:p>
    <w:p w14:paraId="60845973" w14:textId="77777777" w:rsidR="00201255" w:rsidRPr="004E6DB0" w:rsidRDefault="00B65F91" w:rsidP="00201255">
      <w:pPr>
        <w:pStyle w:val="Bibliography"/>
        <w:rPr>
          <w:rFonts w:ascii="Arial" w:hAnsi="Arial" w:cs="Arial"/>
        </w:rPr>
      </w:pPr>
      <w:r w:rsidRPr="004E6DB0">
        <w:rPr>
          <w:rFonts w:ascii="Arial" w:hAnsi="Arial" w:cs="Arial"/>
        </w:rPr>
        <w:t>Cahoon, C.K., Hawley, R.S., 2016. Regulating the construction and demolition of the synaptonemal complex. Nat. Struct. Mol. Biol. 23, 369–377. https://doi.org/10.1038/nsmb.3208</w:t>
      </w:r>
    </w:p>
    <w:p w14:paraId="506872A2" w14:textId="77777777" w:rsidR="00201255" w:rsidRPr="004E6DB0" w:rsidRDefault="00B65F91" w:rsidP="00201255">
      <w:pPr>
        <w:pStyle w:val="Bibliography"/>
        <w:rPr>
          <w:rFonts w:ascii="Arial" w:hAnsi="Arial" w:cs="Arial"/>
        </w:rPr>
      </w:pPr>
      <w:r w:rsidRPr="004E6DB0">
        <w:rPr>
          <w:rFonts w:ascii="Arial" w:hAnsi="Arial" w:cs="Arial"/>
        </w:rPr>
        <w:t>Carpenter, A.T.C., 1979. Synaptonemal Complex and Recombination Nodules in Wild-Type Drosophila melanogaster Females. Genetics 92, 511.</w:t>
      </w:r>
    </w:p>
    <w:p w14:paraId="5202933B" w14:textId="77777777" w:rsidR="00201255" w:rsidRPr="004E6DB0" w:rsidRDefault="00B65F91" w:rsidP="00201255">
      <w:pPr>
        <w:pStyle w:val="Bibliography"/>
        <w:rPr>
          <w:rFonts w:ascii="Arial" w:hAnsi="Arial" w:cs="Arial"/>
        </w:rPr>
      </w:pPr>
      <w:r w:rsidRPr="004E6DB0">
        <w:rPr>
          <w:rFonts w:ascii="Arial" w:hAnsi="Arial" w:cs="Arial"/>
        </w:rPr>
        <w:t>Carpenter, A.T.C., 1975. Electron microscopy of meiosis in Drosophila melanogaster females. Chromosoma 51, 157–182. https://doi.org/10.1007/BF00319833</w:t>
      </w:r>
    </w:p>
    <w:p w14:paraId="47D72B3B" w14:textId="77777777" w:rsidR="00201255" w:rsidRPr="004E6DB0" w:rsidRDefault="00B65F91" w:rsidP="00201255">
      <w:pPr>
        <w:pStyle w:val="Bibliography"/>
        <w:rPr>
          <w:rFonts w:ascii="Arial" w:hAnsi="Arial" w:cs="Arial"/>
        </w:rPr>
      </w:pPr>
      <w:r w:rsidRPr="004E6DB0">
        <w:rPr>
          <w:rFonts w:ascii="Arial" w:hAnsi="Arial" w:cs="Arial"/>
        </w:rPr>
        <w:t>Carreira-Rosario, A., Bhargava, V., Hillebrand, J., Kollipara, R.K.K., Ramaswami, M., Buszczak, M., 2016. Repression of Pumilio Protein Expression by Rbfox1 Promotes Germ Cell Differentiation. Dev. Cell 36, 562–571. https://doi.org/10.1016/j.devcel.2016.02.010</w:t>
      </w:r>
    </w:p>
    <w:p w14:paraId="24A24662" w14:textId="77777777" w:rsidR="00201255" w:rsidRPr="004E6DB0" w:rsidRDefault="00B65F91" w:rsidP="00201255">
      <w:pPr>
        <w:pStyle w:val="Bibliography"/>
        <w:rPr>
          <w:rFonts w:ascii="Arial" w:hAnsi="Arial" w:cs="Arial"/>
        </w:rPr>
      </w:pPr>
      <w:r w:rsidRPr="004E6DB0">
        <w:rPr>
          <w:rFonts w:ascii="Arial" w:hAnsi="Arial" w:cs="Arial"/>
        </w:rPr>
        <w:t>Chen, D., McKearin, D., 2003a. Dpp Signaling Silences bam Transcription Directly to Establish Asymmetric Divisions of Germline Stem Cells. Curr. Biol. 13, 1786–1791. https://doi.org/10.1016/J.CUB.2003.09.033</w:t>
      </w:r>
    </w:p>
    <w:p w14:paraId="0072F02D" w14:textId="77777777" w:rsidR="00201255" w:rsidRPr="004E6DB0" w:rsidRDefault="00B65F91" w:rsidP="00201255">
      <w:pPr>
        <w:pStyle w:val="Bibliography"/>
        <w:rPr>
          <w:rFonts w:ascii="Arial" w:hAnsi="Arial" w:cs="Arial"/>
        </w:rPr>
      </w:pPr>
      <w:r w:rsidRPr="004E6DB0">
        <w:rPr>
          <w:rFonts w:ascii="Arial" w:hAnsi="Arial" w:cs="Arial"/>
        </w:rPr>
        <w:t>Chen, D., McKearin, D.M., 2003b. A discrete transcriptional silencer in the bam gene determines asymmetric division of the Drosophila germline stem cell. Development 130, 1159–1170. https://doi.org/10.1242/dev.00325</w:t>
      </w:r>
    </w:p>
    <w:p w14:paraId="5474A844" w14:textId="77777777" w:rsidR="00201255" w:rsidRPr="004E6DB0" w:rsidRDefault="00B65F91" w:rsidP="00201255">
      <w:pPr>
        <w:pStyle w:val="Bibliography"/>
        <w:rPr>
          <w:rFonts w:ascii="Arial" w:hAnsi="Arial" w:cs="Arial"/>
        </w:rPr>
      </w:pPr>
      <w:r w:rsidRPr="004E6DB0">
        <w:rPr>
          <w:rFonts w:ascii="Arial" w:hAnsi="Arial" w:cs="Arial"/>
        </w:rPr>
        <w:t>Christophorou, N., Rubin, T., Huynh, J.-R., 2013. Synaptonemal Complex Components Promote Centromere Pairing in Pre-meiotic Germ Cells. PLOS Genet. 9, e1004012. https://doi.org/10.1371/journal.pgen.1004012</w:t>
      </w:r>
    </w:p>
    <w:p w14:paraId="1A682235" w14:textId="77777777" w:rsidR="00201255" w:rsidRPr="004E6DB0" w:rsidRDefault="00B65F91" w:rsidP="00201255">
      <w:pPr>
        <w:pStyle w:val="Bibliography"/>
        <w:rPr>
          <w:rFonts w:ascii="Arial" w:hAnsi="Arial" w:cs="Arial"/>
        </w:rPr>
      </w:pPr>
      <w:r w:rsidRPr="004E6DB0">
        <w:rPr>
          <w:rFonts w:ascii="Arial" w:hAnsi="Arial" w:cs="Arial"/>
        </w:rPr>
        <w:t>De Cuevas, M., Spradling, A.C., 1998. Morphogenesis of the Drosophila fusome and its implications for oocyte specification. Development 125, 2781 LP – 2789.</w:t>
      </w:r>
    </w:p>
    <w:p w14:paraId="27F5009B" w14:textId="77777777" w:rsidR="00201255" w:rsidRPr="004E6DB0" w:rsidRDefault="00B65F91" w:rsidP="00201255">
      <w:pPr>
        <w:pStyle w:val="Bibliography"/>
        <w:rPr>
          <w:rFonts w:ascii="Arial" w:hAnsi="Arial" w:cs="Arial"/>
        </w:rPr>
      </w:pPr>
      <w:r w:rsidRPr="004E6DB0">
        <w:rPr>
          <w:rFonts w:ascii="Arial" w:hAnsi="Arial" w:cs="Arial"/>
        </w:rPr>
        <w:t>Decotto, E., Spradling, A.C., 2005. The Drosophila ovarian and testis stem cell niches: similar somatic stem cells and signals. Dev. Cell 9, 501–510. https://doi.org/10.1016/j.devcel.2005.08.012</w:t>
      </w:r>
    </w:p>
    <w:p w14:paraId="7D24FA5E" w14:textId="77777777" w:rsidR="00201255" w:rsidRPr="004E6DB0" w:rsidRDefault="00B65F91" w:rsidP="00201255">
      <w:pPr>
        <w:pStyle w:val="Bibliography"/>
        <w:rPr>
          <w:rFonts w:ascii="Arial" w:hAnsi="Arial" w:cs="Arial"/>
        </w:rPr>
      </w:pPr>
      <w:r w:rsidRPr="004E6DB0">
        <w:rPr>
          <w:rFonts w:ascii="Arial" w:hAnsi="Arial" w:cs="Arial"/>
        </w:rPr>
        <w:t>Eliazer, S., Buszczak, M., 2011. Finding a niche: studies from the Drosophila ovary. Stem Cell Res. Ther. 2, 45. https://doi.org/10.1186/scrt86</w:t>
      </w:r>
    </w:p>
    <w:p w14:paraId="0EA5F3F8" w14:textId="77777777" w:rsidR="00201255" w:rsidRPr="004E6DB0" w:rsidRDefault="00B65F91" w:rsidP="00201255">
      <w:pPr>
        <w:pStyle w:val="Bibliography"/>
        <w:rPr>
          <w:rFonts w:ascii="Arial" w:hAnsi="Arial" w:cs="Arial"/>
        </w:rPr>
      </w:pPr>
      <w:r w:rsidRPr="004E6DB0">
        <w:rPr>
          <w:rFonts w:ascii="Arial" w:hAnsi="Arial" w:cs="Arial"/>
        </w:rPr>
        <w:t>Flora, P., Wong-Deyrup, S.W., Martin, E.T., Palumbo, R.J., Nasrallah, M., Oligney, A., Blatt, P., Patel, D., Fuchs, G., Rangan, P., 2018. Sequential regulation of maternal mRNAs through a conserved cis-acting element in their 3′ UTRs. Cell Rep. 25, 3828–3843.</w:t>
      </w:r>
    </w:p>
    <w:p w14:paraId="0F8D227A" w14:textId="77777777" w:rsidR="00201255" w:rsidRPr="004E6DB0" w:rsidRDefault="00B65F91" w:rsidP="00201255">
      <w:pPr>
        <w:pStyle w:val="Bibliography"/>
        <w:rPr>
          <w:rFonts w:ascii="Arial" w:hAnsi="Arial" w:cs="Arial"/>
        </w:rPr>
      </w:pPr>
      <w:r w:rsidRPr="004E6DB0">
        <w:rPr>
          <w:rFonts w:ascii="Arial" w:hAnsi="Arial" w:cs="Arial"/>
        </w:rPr>
        <w:t>Forbes, A.J., Lin, H., Ingham, P.W., Spradling, A.C., 1996. hedgehog is required for the proliferation and specification of ovarian somatic cells prior to egg chamber formation in Drosophila. Dev. Camb. Engl. 122, 1125–1135.</w:t>
      </w:r>
    </w:p>
    <w:p w14:paraId="34704A55" w14:textId="77777777" w:rsidR="00201255" w:rsidRPr="004E6DB0" w:rsidRDefault="00B65F91" w:rsidP="00201255">
      <w:pPr>
        <w:pStyle w:val="Bibliography"/>
        <w:rPr>
          <w:rFonts w:ascii="Arial" w:hAnsi="Arial" w:cs="Arial"/>
        </w:rPr>
      </w:pPr>
      <w:r w:rsidRPr="004E6DB0">
        <w:rPr>
          <w:rFonts w:ascii="Arial" w:hAnsi="Arial" w:cs="Arial"/>
        </w:rPr>
        <w:t>Han, R., Wang, X., Bachovchin, W., Zukowska, Z., Osborn, J.W., 2015. Inhibition of dipeptidyl peptidase 8/9 impairs preadipocyte differentiation. Sci. Rep. 5, 12348. https://doi.org/10.1038/srep12348</w:t>
      </w:r>
    </w:p>
    <w:p w14:paraId="52E07891" w14:textId="77777777" w:rsidR="00201255" w:rsidRPr="004E6DB0" w:rsidRDefault="00B65F91" w:rsidP="00201255">
      <w:pPr>
        <w:pStyle w:val="Bibliography"/>
        <w:rPr>
          <w:rFonts w:ascii="Arial" w:hAnsi="Arial" w:cs="Arial"/>
        </w:rPr>
      </w:pPr>
      <w:r w:rsidRPr="004E6DB0">
        <w:rPr>
          <w:rFonts w:ascii="Arial" w:hAnsi="Arial" w:cs="Arial"/>
        </w:rPr>
        <w:t xml:space="preserve">Hao, Y., Hao, S., Andersen-Nissen, E., Mauck, W.M., Zheng, S., Butler, A., Lee, M.J., Wilk, A.J., Darby, C., Zager, M., Hoffman, P., Stoeckius, M., Papalexi, E., Mimitou, E.P., Jain, J., Srivastava, A., Stuart, T., Fleming, L.M., Yeung, B., Rogers, A.J., McElrath, J.M., </w:t>
      </w:r>
      <w:r w:rsidRPr="004E6DB0">
        <w:rPr>
          <w:rFonts w:ascii="Arial" w:hAnsi="Arial" w:cs="Arial"/>
        </w:rPr>
        <w:lastRenderedPageBreak/>
        <w:t>Blish, C.A., Gottardo, R., Smibert, P., Satija, R., 2021. Integrated analysis of multimodal single-cell data. Cell 184, 3573-3587.e29. https://doi.org/10.1016/j.cell.2021.04.048</w:t>
      </w:r>
    </w:p>
    <w:p w14:paraId="087E3CC7" w14:textId="77777777" w:rsidR="00201255" w:rsidRPr="004E6DB0" w:rsidRDefault="00B65F91" w:rsidP="00201255">
      <w:pPr>
        <w:pStyle w:val="Bibliography"/>
        <w:rPr>
          <w:rFonts w:ascii="Arial" w:hAnsi="Arial" w:cs="Arial"/>
        </w:rPr>
      </w:pPr>
      <w:r w:rsidRPr="004E6DB0">
        <w:rPr>
          <w:rFonts w:ascii="Arial" w:hAnsi="Arial" w:cs="Arial"/>
        </w:rPr>
        <w:t>Hinnant, T.D., Merkle, J.A., Ables, E.T., 2020. Coordinating Proliferation, Polarity, and Cell Fate in the Drosophila Female Germline. Front. Cell Dev. Biol. 0. https://doi.org/10.3389/fcell.2020.00019</w:t>
      </w:r>
    </w:p>
    <w:p w14:paraId="6DEE598F" w14:textId="77777777" w:rsidR="00201255" w:rsidRPr="004E6DB0" w:rsidRDefault="00B65F91" w:rsidP="00201255">
      <w:pPr>
        <w:pStyle w:val="Bibliography"/>
        <w:rPr>
          <w:rFonts w:ascii="Arial" w:hAnsi="Arial" w:cs="Arial"/>
        </w:rPr>
      </w:pPr>
      <w:r w:rsidRPr="004E6DB0">
        <w:rPr>
          <w:rFonts w:ascii="Arial" w:hAnsi="Arial" w:cs="Arial"/>
        </w:rPr>
        <w:t>Hughes, S.E., Miller, D.E., Miller, A.L., Hawley, R.S., 2018. Female Meiosis: Synapsis, Recombination, and Segregation in Drosophila melanogaster. Genetics 208, 875–908. https://doi.org/10.1534/genetics.117.300081</w:t>
      </w:r>
    </w:p>
    <w:p w14:paraId="6BEEB6C9" w14:textId="77777777" w:rsidR="00201255" w:rsidRPr="004E6DB0" w:rsidRDefault="00B65F91" w:rsidP="00201255">
      <w:pPr>
        <w:pStyle w:val="Bibliography"/>
        <w:rPr>
          <w:rFonts w:ascii="Arial" w:hAnsi="Arial" w:cs="Arial"/>
        </w:rPr>
      </w:pPr>
      <w:r w:rsidRPr="004E6DB0">
        <w:rPr>
          <w:rFonts w:ascii="Arial" w:hAnsi="Arial" w:cs="Arial"/>
        </w:rPr>
        <w:t>Huynh, J., St Johnston, D., 2000. The role of BicD, egl, orb and the microtubules in the restriction of meiosis to the Drosophila oocyte. Development 127, 2785–2794. https://doi.org/10.1242/dev.127.13.2785</w:t>
      </w:r>
    </w:p>
    <w:p w14:paraId="3FE73654" w14:textId="77777777" w:rsidR="00201255" w:rsidRPr="004E6DB0" w:rsidRDefault="00B65F91" w:rsidP="00201255">
      <w:pPr>
        <w:pStyle w:val="Bibliography"/>
        <w:rPr>
          <w:rFonts w:ascii="Arial" w:hAnsi="Arial" w:cs="Arial"/>
        </w:rPr>
      </w:pPr>
      <w:r w:rsidRPr="004E6DB0">
        <w:rPr>
          <w:rFonts w:ascii="Arial" w:hAnsi="Arial" w:cs="Arial"/>
        </w:rPr>
        <w:t>Huynh, J.-R., St Johnston, D., 2004. The Origin of Asymmetry: Early Polarisation of the Drosophila Germline Cyst and Oocyte. Curr. Biol. 14, R438–R449. https://doi.org/10.1016/j.cub.2004.05.040</w:t>
      </w:r>
    </w:p>
    <w:p w14:paraId="241C115B" w14:textId="77777777" w:rsidR="00201255" w:rsidRPr="004E6DB0" w:rsidRDefault="00B65F91" w:rsidP="00201255">
      <w:pPr>
        <w:pStyle w:val="Bibliography"/>
        <w:rPr>
          <w:rFonts w:ascii="Arial" w:hAnsi="Arial" w:cs="Arial"/>
        </w:rPr>
      </w:pPr>
      <w:r w:rsidRPr="004E6DB0">
        <w:rPr>
          <w:rFonts w:ascii="Arial" w:hAnsi="Arial" w:cs="Arial"/>
        </w:rPr>
        <w:t>Joyce, E.F., Apostolopoulos, N., Beliveau, B.J., Wu, C. -ting, 2013. Germline Progenitors Escape the Widespread Phenomenon of Homolog Pairing during Drosophila Development. PLOS Genet. 9, e1004013. https://doi.org/10.1371/journal.pgen.1004013</w:t>
      </w:r>
    </w:p>
    <w:p w14:paraId="63D2858E" w14:textId="77777777" w:rsidR="00201255" w:rsidRPr="004E6DB0" w:rsidRDefault="00B65F91" w:rsidP="00201255">
      <w:pPr>
        <w:pStyle w:val="Bibliography"/>
        <w:rPr>
          <w:rFonts w:ascii="Arial" w:hAnsi="Arial" w:cs="Arial"/>
        </w:rPr>
      </w:pPr>
      <w:r w:rsidRPr="004E6DB0">
        <w:rPr>
          <w:rFonts w:ascii="Arial" w:hAnsi="Arial" w:cs="Arial"/>
        </w:rPr>
        <w:t>Khetani, R.S., Bickel, S.E., 2007. Regulation of meiotic cohesion and chromosome core morphogenesis during pachytene in Drosophila oocytes. J. Cell Sci. 120, 3123–3137. https://doi.org/10.1242/jcs.009977</w:t>
      </w:r>
    </w:p>
    <w:p w14:paraId="1E5A8CF4" w14:textId="77777777" w:rsidR="00201255" w:rsidRPr="004E6DB0" w:rsidRDefault="00B65F91" w:rsidP="00201255">
      <w:pPr>
        <w:pStyle w:val="Bibliography"/>
        <w:rPr>
          <w:rFonts w:ascii="Arial" w:hAnsi="Arial" w:cs="Arial"/>
        </w:rPr>
      </w:pPr>
      <w:r w:rsidRPr="004E6DB0">
        <w:rPr>
          <w:rFonts w:ascii="Arial" w:hAnsi="Arial" w:cs="Arial"/>
        </w:rPr>
        <w:t>Kim-Ha, J., Kerr, K., Macdonald, P.M., 1995. Translational regulation of oskar mRNA by Bruno, an ovarian RNA-binding protein, is essential. Cell 81, 403–412. https://doi.org/10.1016/0092-8674(95)90393-3</w:t>
      </w:r>
    </w:p>
    <w:p w14:paraId="12DE237E" w14:textId="77777777" w:rsidR="00201255" w:rsidRPr="004E6DB0" w:rsidRDefault="00B65F91" w:rsidP="00201255">
      <w:pPr>
        <w:pStyle w:val="Bibliography"/>
        <w:rPr>
          <w:rFonts w:ascii="Arial" w:hAnsi="Arial" w:cs="Arial"/>
        </w:rPr>
      </w:pPr>
      <w:r w:rsidRPr="004E6DB0">
        <w:rPr>
          <w:rFonts w:ascii="Arial" w:hAnsi="Arial" w:cs="Arial"/>
        </w:rPr>
        <w:t>Kirilly, D., Wang, S., Xie, T., 2011. Self-maintained escort cells form a germline stem cell differentiation niche. Development 138, 5087–5097. https://doi.org/10.1242/dev.067850</w:t>
      </w:r>
    </w:p>
    <w:p w14:paraId="6F044AC0" w14:textId="77777777" w:rsidR="00201255" w:rsidRPr="004E6DB0" w:rsidRDefault="00B65F91" w:rsidP="00201255">
      <w:pPr>
        <w:pStyle w:val="Bibliography"/>
        <w:rPr>
          <w:rFonts w:ascii="Arial" w:hAnsi="Arial" w:cs="Arial"/>
        </w:rPr>
      </w:pPr>
      <w:r w:rsidRPr="004E6DB0">
        <w:rPr>
          <w:rFonts w:ascii="Arial" w:hAnsi="Arial" w:cs="Arial"/>
        </w:rPr>
        <w:t>Lähnemann, D., Köster, J., Szczurek, E., McCarthy, D.J., Hicks, S.C., Robinson, M.D., Vallejos, C.A., Campbell, K.R., Beerenwinkel, N., Mahfouz, A., Pinello, L., Skums, P., Stamatakis, A., Attolini, C.S.-O., Aparicio, S., Baaijens, J., Balvert, M., Barbanson, B. de, Cappuccio, A., Corleone, G., Dutilh, B.E., Florescu, M., Guryev, V., Holmer, R., Jahn, K., Lobo, T.J., Keizer, E.M., Khatri, I., Kielbasa, S.M., Korbel, J.O., Kozlov, A.M., Kuo, T.-H., Lelieveldt, B.P.F., Mandoiu, I.I., Marioni, J.C., Marschall, T., Mölder, F., Niknejad, A., Raczkowski, L., Reinders, M., Ridder, J. de, Saliba, A.-E., Somarakis, A., Stegle, O., Theis, F.J., Yang, H., Zelikovsky, A., McHardy, A.C., Raphael, B.J., Shah, S.P., Schönhuth, A., 2020. Eleven grand challenges in single-cell data science. Genome Biol. 21, 31. https://doi.org/10.1186/s13059-020-1926-6</w:t>
      </w:r>
    </w:p>
    <w:p w14:paraId="12B48783" w14:textId="77777777" w:rsidR="00201255" w:rsidRPr="004E6DB0" w:rsidRDefault="00B65F91" w:rsidP="00201255">
      <w:pPr>
        <w:pStyle w:val="Bibliography"/>
        <w:rPr>
          <w:rFonts w:ascii="Arial" w:hAnsi="Arial" w:cs="Arial"/>
        </w:rPr>
      </w:pPr>
      <w:r w:rsidRPr="004E6DB0">
        <w:rPr>
          <w:rFonts w:ascii="Arial" w:hAnsi="Arial" w:cs="Arial"/>
        </w:rPr>
        <w:t>Lehmann, R., 2012. Germline Stem Cells: Origin and Destiny. Cell Stem Cell 10, 729–739. https://doi.org/10.1016/j.stem.2012.05.016</w:t>
      </w:r>
    </w:p>
    <w:p w14:paraId="32BF6576" w14:textId="77777777" w:rsidR="00201255" w:rsidRPr="004E6DB0" w:rsidRDefault="00B65F91" w:rsidP="00201255">
      <w:pPr>
        <w:pStyle w:val="Bibliography"/>
        <w:rPr>
          <w:rFonts w:ascii="Arial" w:hAnsi="Arial" w:cs="Arial"/>
        </w:rPr>
      </w:pPr>
      <w:r w:rsidRPr="004E6DB0">
        <w:rPr>
          <w:rFonts w:ascii="Arial" w:hAnsi="Arial" w:cs="Arial"/>
        </w:rPr>
        <w:t>Li, Y., Minor, N.T., Park, J.K., McKearin, D.M., Maines, J.Z., 2009. Bam and Bgcn antagonize Nanos-dependent germ-line stem cell maintenance. Proc. Natl. Acad. Sci. 106, 9304 LP – 9309. https://doi.org/10.1073/pnas.0901452106</w:t>
      </w:r>
    </w:p>
    <w:p w14:paraId="73A43489" w14:textId="77777777" w:rsidR="00201255" w:rsidRPr="004E6DB0" w:rsidRDefault="00B65F91" w:rsidP="00201255">
      <w:pPr>
        <w:pStyle w:val="Bibliography"/>
        <w:rPr>
          <w:rFonts w:ascii="Arial" w:hAnsi="Arial" w:cs="Arial"/>
        </w:rPr>
      </w:pPr>
      <w:r w:rsidRPr="004E6DB0">
        <w:rPr>
          <w:rFonts w:ascii="Arial" w:hAnsi="Arial" w:cs="Arial"/>
        </w:rPr>
        <w:t>Lin, H., Spradling, A.C., 1993. Germline Stem Cell Division and Egg Chamber Development in Transplanted Drosophila Germaria. Dev. Biol. 159, 140–152. https://doi.org/10.1006/dbio.1993.1228</w:t>
      </w:r>
    </w:p>
    <w:p w14:paraId="7D804F59" w14:textId="77777777" w:rsidR="00201255" w:rsidRPr="004E6DB0" w:rsidRDefault="00B65F91" w:rsidP="00201255">
      <w:pPr>
        <w:pStyle w:val="Bibliography"/>
        <w:rPr>
          <w:rFonts w:ascii="Arial" w:hAnsi="Arial" w:cs="Arial"/>
        </w:rPr>
      </w:pPr>
      <w:r w:rsidRPr="004E6DB0">
        <w:rPr>
          <w:rFonts w:ascii="Arial" w:hAnsi="Arial" w:cs="Arial"/>
        </w:rPr>
        <w:t>Love, M.I., Huber, W., Anders, S., 2014. Moderated estimation of fold change and dispersion for RNA-seq data with DESeq2. Genome Biol. 15, 550. https://doi.org/10.1186/s13059-014-0550-8</w:t>
      </w:r>
    </w:p>
    <w:p w14:paraId="3E70F29B" w14:textId="77777777" w:rsidR="00201255" w:rsidRPr="004E6DB0" w:rsidRDefault="00B65F91" w:rsidP="00201255">
      <w:pPr>
        <w:pStyle w:val="Bibliography"/>
        <w:rPr>
          <w:rFonts w:ascii="Arial" w:hAnsi="Arial" w:cs="Arial"/>
        </w:rPr>
      </w:pPr>
      <w:r w:rsidRPr="004E6DB0">
        <w:rPr>
          <w:rFonts w:ascii="Arial" w:hAnsi="Arial" w:cs="Arial"/>
        </w:rPr>
        <w:t>Margolis, J., Spradling, A., 1995. Identification and behavior of epithelial stem cells in the Drosophila ovary. Development 121, 3797 LP – 3807.</w:t>
      </w:r>
    </w:p>
    <w:p w14:paraId="0E180618" w14:textId="77777777" w:rsidR="00201255" w:rsidRPr="004E6DB0" w:rsidRDefault="00B65F91" w:rsidP="00201255">
      <w:pPr>
        <w:pStyle w:val="Bibliography"/>
        <w:rPr>
          <w:rFonts w:ascii="Arial" w:hAnsi="Arial" w:cs="Arial"/>
        </w:rPr>
      </w:pPr>
      <w:r w:rsidRPr="004E6DB0">
        <w:rPr>
          <w:rFonts w:ascii="Arial" w:hAnsi="Arial" w:cs="Arial"/>
        </w:rPr>
        <w:t>McCarthy, A., Sarkar, K., Martin, E.T., Upadhyay, M., Jang, S., Williams, N.D., Forni, P.E., Buszczak, M., Rangan, P., 2021. MSL3 promotes germline stem cell differentiation in female Drosophila. Development dev.199625. https://doi.org/10.1242/dev.199625</w:t>
      </w:r>
    </w:p>
    <w:p w14:paraId="4AAE7BC5" w14:textId="77777777" w:rsidR="00201255" w:rsidRPr="004E6DB0" w:rsidRDefault="00B65F91" w:rsidP="00201255">
      <w:pPr>
        <w:pStyle w:val="Bibliography"/>
        <w:rPr>
          <w:rFonts w:ascii="Arial" w:hAnsi="Arial" w:cs="Arial"/>
        </w:rPr>
      </w:pPr>
      <w:r w:rsidRPr="004E6DB0">
        <w:rPr>
          <w:rFonts w:ascii="Arial" w:hAnsi="Arial" w:cs="Arial"/>
        </w:rPr>
        <w:lastRenderedPageBreak/>
        <w:t>McKearin, D., Ohlstein, B., 1995. A role for the Drosophila bag-of-marbles protein in the differentiation of cystoblasts from germline stem cells. Development 121, 2937 LP – 2947.</w:t>
      </w:r>
    </w:p>
    <w:p w14:paraId="22CEFF1F" w14:textId="77777777" w:rsidR="00201255" w:rsidRPr="004E6DB0" w:rsidRDefault="00B65F91" w:rsidP="00201255">
      <w:pPr>
        <w:pStyle w:val="Bibliography"/>
        <w:rPr>
          <w:rFonts w:ascii="Arial" w:hAnsi="Arial" w:cs="Arial"/>
        </w:rPr>
      </w:pPr>
      <w:r w:rsidRPr="004E6DB0">
        <w:rPr>
          <w:rFonts w:ascii="Arial" w:hAnsi="Arial" w:cs="Arial"/>
        </w:rPr>
        <w:t>Mehrotra, S., McKim, K.S., 2006. Temporal Analysis of Meiotic DNA Double-Strand Break Formation and Repair in Drosophila Females. PLOS Genet. 2, e200. https://doi.org/10.1371/journal.pgen.0020200</w:t>
      </w:r>
    </w:p>
    <w:p w14:paraId="7A1E17D5" w14:textId="77777777" w:rsidR="00201255" w:rsidRPr="004E6DB0" w:rsidRDefault="00B65F91" w:rsidP="00201255">
      <w:pPr>
        <w:pStyle w:val="Bibliography"/>
        <w:rPr>
          <w:rFonts w:ascii="Arial" w:hAnsi="Arial" w:cs="Arial"/>
        </w:rPr>
      </w:pPr>
      <w:r w:rsidRPr="004E6DB0">
        <w:rPr>
          <w:rFonts w:ascii="Arial" w:hAnsi="Arial" w:cs="Arial"/>
        </w:rPr>
        <w:t>Navarro, C., Lehmann, R., Morris, J., 2001. Oogenesis: Setting one sister above the rest. Curr. Biol. 11, R162–R165. https://doi.org/10.1016/S0960-9822(01)00083-5</w:t>
      </w:r>
    </w:p>
    <w:p w14:paraId="6F8542D5" w14:textId="77777777" w:rsidR="00201255" w:rsidRPr="004E6DB0" w:rsidRDefault="00B65F91" w:rsidP="00201255">
      <w:pPr>
        <w:pStyle w:val="Bibliography"/>
        <w:rPr>
          <w:rFonts w:ascii="Arial" w:hAnsi="Arial" w:cs="Arial"/>
        </w:rPr>
      </w:pPr>
      <w:r w:rsidRPr="004E6DB0">
        <w:rPr>
          <w:rFonts w:ascii="Arial" w:hAnsi="Arial" w:cs="Arial"/>
        </w:rPr>
        <w:t>Nystul, T., Spradling, A., 2010. Regulation of Epithelial Stem Cell Replacement and Follicle Formation in the Drosophila Ovary. Genetics 184, 503–515. https://doi.org/10.1534/genetics.109.109538</w:t>
      </w:r>
    </w:p>
    <w:p w14:paraId="6661DA57" w14:textId="77777777" w:rsidR="00201255" w:rsidRPr="004E6DB0" w:rsidRDefault="00B65F91" w:rsidP="00201255">
      <w:pPr>
        <w:pStyle w:val="Bibliography"/>
        <w:rPr>
          <w:rFonts w:ascii="Arial" w:hAnsi="Arial" w:cs="Arial"/>
        </w:rPr>
      </w:pPr>
      <w:r w:rsidRPr="004E6DB0">
        <w:rPr>
          <w:rFonts w:ascii="Arial" w:hAnsi="Arial" w:cs="Arial"/>
        </w:rPr>
        <w:t>Ohlstein, B., McKearin, D., 1997. Ectopic expression of the Drosophila Bam protein eliminates oogenic germline stem cells. Development 124, 3651–3662.</w:t>
      </w:r>
    </w:p>
    <w:p w14:paraId="53022A46" w14:textId="77777777" w:rsidR="00201255" w:rsidRPr="004E6DB0" w:rsidRDefault="00B65F91" w:rsidP="00201255">
      <w:pPr>
        <w:pStyle w:val="Bibliography"/>
        <w:rPr>
          <w:rFonts w:ascii="Arial" w:hAnsi="Arial" w:cs="Arial"/>
        </w:rPr>
      </w:pPr>
      <w:r w:rsidRPr="004E6DB0">
        <w:rPr>
          <w:rFonts w:ascii="Arial" w:hAnsi="Arial" w:cs="Arial"/>
        </w:rPr>
        <w:t>Page, S.L., Hawley, R.S., 2003. Chromosome Choreography: The Meiotic Ballet. Science. https://doi.org/10.1126/science.1086605</w:t>
      </w:r>
    </w:p>
    <w:p w14:paraId="151CA423" w14:textId="77777777" w:rsidR="00201255" w:rsidRPr="004E6DB0" w:rsidRDefault="00B65F91" w:rsidP="00201255">
      <w:pPr>
        <w:pStyle w:val="Bibliography"/>
        <w:rPr>
          <w:rFonts w:ascii="Arial" w:hAnsi="Arial" w:cs="Arial"/>
        </w:rPr>
      </w:pPr>
      <w:r w:rsidRPr="004E6DB0">
        <w:rPr>
          <w:rFonts w:ascii="Arial" w:hAnsi="Arial" w:cs="Arial"/>
        </w:rPr>
        <w:t>Perišić Nanut, M., Pečar Fonović, U., Jakoš, T., Kos, J., 2021. The Role of Cysteine Peptidases in Hematopoietic Stem Cell Differentiation and Modulation of Immune System Function. Front. Immunol. 12.</w:t>
      </w:r>
    </w:p>
    <w:p w14:paraId="06D18AFD" w14:textId="77777777" w:rsidR="00201255" w:rsidRPr="004E6DB0" w:rsidRDefault="00B65F91" w:rsidP="00201255">
      <w:pPr>
        <w:pStyle w:val="Bibliography"/>
        <w:rPr>
          <w:rFonts w:ascii="Arial" w:hAnsi="Arial" w:cs="Arial"/>
        </w:rPr>
      </w:pPr>
      <w:r w:rsidRPr="004E6DB0">
        <w:rPr>
          <w:rFonts w:ascii="Arial" w:hAnsi="Arial" w:cs="Arial"/>
        </w:rPr>
        <w:t>Roth, S., 2001. Drosophila oogenesis: Coordinating germ line and soma. Curr. Biol. 11, R779–R781. https://doi.org/10.1016/S0960-9822(01)00469-9</w:t>
      </w:r>
    </w:p>
    <w:p w14:paraId="2FCDCF32" w14:textId="77777777" w:rsidR="00201255" w:rsidRPr="004E6DB0" w:rsidRDefault="00B65F91" w:rsidP="00201255">
      <w:pPr>
        <w:pStyle w:val="Bibliography"/>
        <w:rPr>
          <w:rFonts w:ascii="Arial" w:hAnsi="Arial" w:cs="Arial"/>
        </w:rPr>
      </w:pPr>
      <w:r w:rsidRPr="004E6DB0">
        <w:rPr>
          <w:rFonts w:ascii="Arial" w:hAnsi="Arial" w:cs="Arial"/>
        </w:rPr>
        <w:t>Rubin, T., Macaisne, N., Huynh, J.-R., 2020. Mixing and Matching Chromosomes during Female Meiosis. Cells 9, 696. https://doi.org/10.3390/cells9030696</w:t>
      </w:r>
    </w:p>
    <w:p w14:paraId="05928F5A" w14:textId="77777777" w:rsidR="00201255" w:rsidRPr="004E6DB0" w:rsidRDefault="00B65F91" w:rsidP="00201255">
      <w:pPr>
        <w:pStyle w:val="Bibliography"/>
        <w:rPr>
          <w:rFonts w:ascii="Arial" w:hAnsi="Arial" w:cs="Arial"/>
        </w:rPr>
      </w:pPr>
      <w:r w:rsidRPr="004E6DB0">
        <w:rPr>
          <w:rFonts w:ascii="Arial" w:hAnsi="Arial" w:cs="Arial"/>
        </w:rPr>
        <w:t>Rust, K., Byrnes, L.E., Yu, K.S., Park, J.S., Sneddon, J.B., Tward, A.D., Nystul, T.G., 2020. A single-cell atlas and lineage analysis of the adult Drosophila ovary. Nat. Commun. 11, 5628. https://doi.org/10.1038/s41467-020-19361-0</w:t>
      </w:r>
    </w:p>
    <w:p w14:paraId="62922F88" w14:textId="77777777" w:rsidR="00201255" w:rsidRPr="004E6DB0" w:rsidRDefault="00B65F91" w:rsidP="00201255">
      <w:pPr>
        <w:pStyle w:val="Bibliography"/>
        <w:rPr>
          <w:rFonts w:ascii="Arial" w:hAnsi="Arial" w:cs="Arial"/>
        </w:rPr>
      </w:pPr>
      <w:r w:rsidRPr="004E6DB0">
        <w:rPr>
          <w:rFonts w:ascii="Arial" w:hAnsi="Arial" w:cs="Arial"/>
        </w:rPr>
        <w:t>Sahai-Hernandez, P., Castanieto, A., Nystul, T.G., 2012. Drosophila models of epithelial stem cells and their niches. WIREs Dev. Biol. 1, 447–457. https://doi.org/10.1002/wdev.36</w:t>
      </w:r>
    </w:p>
    <w:p w14:paraId="1D366B52" w14:textId="77777777" w:rsidR="00201255" w:rsidRPr="004E6DB0" w:rsidRDefault="00B65F91" w:rsidP="00201255">
      <w:pPr>
        <w:pStyle w:val="Bibliography"/>
        <w:rPr>
          <w:rFonts w:ascii="Arial" w:hAnsi="Arial" w:cs="Arial"/>
        </w:rPr>
      </w:pPr>
      <w:r w:rsidRPr="004E6DB0">
        <w:rPr>
          <w:rFonts w:ascii="Arial" w:hAnsi="Arial" w:cs="Arial"/>
        </w:rPr>
        <w:t>Sarkar, K., Kotb, N.M., Lemus, A., Martin, E.T., McCarthy, A., Camacho, J., Iqbal, A., Valm, A.M., Sammons, M.A., Rangan, P., 2021. A feedback loop between heterochromatin and the nucleopore complex controls germ-cell to oocyte transition during Drosophila oogenesis. https://doi.org/10.1101/2021.10.31.466575</w:t>
      </w:r>
    </w:p>
    <w:p w14:paraId="4BBFE661" w14:textId="77777777" w:rsidR="00201255" w:rsidRPr="004E6DB0" w:rsidRDefault="00B65F91" w:rsidP="00201255">
      <w:pPr>
        <w:pStyle w:val="Bibliography"/>
        <w:rPr>
          <w:rFonts w:ascii="Arial" w:hAnsi="Arial" w:cs="Arial"/>
        </w:rPr>
      </w:pPr>
      <w:r w:rsidRPr="004E6DB0">
        <w:rPr>
          <w:rFonts w:ascii="Arial" w:hAnsi="Arial" w:cs="Arial"/>
        </w:rPr>
        <w:t>Schüpbach, T., 1987. Germ line and soma cooperate during oogenesis to establish the dorsoventral pattern of egg shell and embryo in Drosophila melanogaster. Cell 49, 699–707. https://doi.org/10.1016/0092-8674(87)90546-0</w:t>
      </w:r>
    </w:p>
    <w:p w14:paraId="1BF5FCEB" w14:textId="77777777" w:rsidR="00201255" w:rsidRPr="004E6DB0" w:rsidRDefault="00B65F91" w:rsidP="00201255">
      <w:pPr>
        <w:pStyle w:val="Bibliography"/>
        <w:rPr>
          <w:rFonts w:ascii="Arial" w:hAnsi="Arial" w:cs="Arial"/>
        </w:rPr>
      </w:pPr>
      <w:r w:rsidRPr="004E6DB0">
        <w:rPr>
          <w:rFonts w:ascii="Arial" w:hAnsi="Arial" w:cs="Arial"/>
        </w:rPr>
        <w:t>Shachak, A., Shuval, K., Fine, S., 2007. Barriers and enablers to the acceptance of bioinformatics tools: a qualitative study. J. Med. Libr. Assoc. JMLA 95, 454. https://doi.org/10.3163/1536-5050.95.4.454</w:t>
      </w:r>
    </w:p>
    <w:p w14:paraId="46F48981" w14:textId="77777777" w:rsidR="00201255" w:rsidRPr="004E6DB0" w:rsidRDefault="00B65F91" w:rsidP="00201255">
      <w:pPr>
        <w:pStyle w:val="Bibliography"/>
        <w:rPr>
          <w:rFonts w:ascii="Arial" w:hAnsi="Arial" w:cs="Arial"/>
        </w:rPr>
      </w:pPr>
      <w:r w:rsidRPr="004E6DB0">
        <w:rPr>
          <w:rFonts w:ascii="Arial" w:hAnsi="Arial" w:cs="Arial"/>
        </w:rPr>
        <w:t>Shi, J., Jin, Z., Yu, Y., Zhang, Y., Yang, F., Huang, H., Cai, T., Xi, R., 2021. A Progressive Somatic Cell Niche Regulates Germline Cyst Differentiation in the Drosophila Ovary. Curr. Biol. 31, 840-852.e5. https://doi.org/10.1016/j.cub.2020.11.053</w:t>
      </w:r>
    </w:p>
    <w:p w14:paraId="2E4BF44E" w14:textId="77777777" w:rsidR="00201255" w:rsidRPr="004E6DB0" w:rsidRDefault="00B65F91" w:rsidP="00201255">
      <w:pPr>
        <w:pStyle w:val="Bibliography"/>
        <w:rPr>
          <w:rFonts w:ascii="Arial" w:hAnsi="Arial" w:cs="Arial"/>
        </w:rPr>
      </w:pPr>
      <w:r w:rsidRPr="004E6DB0">
        <w:rPr>
          <w:rFonts w:ascii="Arial" w:hAnsi="Arial" w:cs="Arial"/>
        </w:rPr>
        <w:t>Slaidina, M., Gupta, S., Banisch, T.U., Lehmann, R., 2021. A single-cell atlas reveals unanticipated cell type complexity in Drosophila ovaries. Genome Res. gr.274340.120. https://doi.org/10.1101/gr.274340.120</w:t>
      </w:r>
    </w:p>
    <w:p w14:paraId="32E81107" w14:textId="77777777" w:rsidR="00201255" w:rsidRPr="004E6DB0" w:rsidRDefault="00B65F91" w:rsidP="00201255">
      <w:pPr>
        <w:pStyle w:val="Bibliography"/>
        <w:rPr>
          <w:rFonts w:ascii="Arial" w:hAnsi="Arial" w:cs="Arial"/>
        </w:rPr>
      </w:pPr>
      <w:r w:rsidRPr="004E6DB0">
        <w:rPr>
          <w:rFonts w:ascii="Arial" w:hAnsi="Arial" w:cs="Arial"/>
        </w:rPr>
        <w:t>Slaidina, M., Lehmann, R., 2014. Translational control in germline stem cell development. J. Cell Biol. 207, 13 LP – 21. https://doi.org/10.1083/jcb.201407102</w:t>
      </w:r>
    </w:p>
    <w:p w14:paraId="0BE21855" w14:textId="77777777" w:rsidR="00201255" w:rsidRPr="004E6DB0" w:rsidRDefault="00B65F91" w:rsidP="00201255">
      <w:pPr>
        <w:pStyle w:val="Bibliography"/>
        <w:rPr>
          <w:rFonts w:ascii="Arial" w:hAnsi="Arial" w:cs="Arial"/>
        </w:rPr>
      </w:pPr>
      <w:r w:rsidRPr="004E6DB0">
        <w:rPr>
          <w:rFonts w:ascii="Arial" w:hAnsi="Arial" w:cs="Arial"/>
        </w:rPr>
        <w:t>Spradling, A., Fuller, M.T., Braun, R.E., Yoshida, S., 2011. Germline stem cells. Cold Spring Harb. Perspect. Biol. 3, a002642. https://doi.org/10.1101/cshperspect.a002642</w:t>
      </w:r>
    </w:p>
    <w:p w14:paraId="7BCC1FBC" w14:textId="77777777" w:rsidR="00201255" w:rsidRPr="004E6DB0" w:rsidRDefault="00B65F91" w:rsidP="00201255">
      <w:pPr>
        <w:pStyle w:val="Bibliography"/>
        <w:rPr>
          <w:rFonts w:ascii="Arial" w:hAnsi="Arial" w:cs="Arial"/>
        </w:rPr>
      </w:pPr>
      <w:r w:rsidRPr="004E6DB0">
        <w:rPr>
          <w:rFonts w:ascii="Arial" w:hAnsi="Arial" w:cs="Arial"/>
        </w:rPr>
        <w:t>Tanneti, N.S., Landy, K., Joyce, E.F., McKim, K.S., 2011. A Pathway for Synapsis Initiation during Zygotene in Drosophila Oocytes. Curr. Biol. 21, 1852–1857. https://doi.org/10.1016/j.cub.2011.10.005</w:t>
      </w:r>
    </w:p>
    <w:p w14:paraId="60EA6B9A" w14:textId="77777777" w:rsidR="00201255" w:rsidRPr="004E6DB0" w:rsidRDefault="00B65F91" w:rsidP="00201255">
      <w:pPr>
        <w:pStyle w:val="Bibliography"/>
        <w:rPr>
          <w:rFonts w:ascii="Arial" w:hAnsi="Arial" w:cs="Arial"/>
        </w:rPr>
      </w:pPr>
      <w:r w:rsidRPr="004E6DB0">
        <w:rPr>
          <w:rFonts w:ascii="Arial" w:hAnsi="Arial" w:cs="Arial"/>
        </w:rPr>
        <w:lastRenderedPageBreak/>
        <w:t>Tastan, Ö.Y., Maines, J.Z., Li, Y., Mckearin, D.M., Buszczak, M., 2010. Drosophila Ataxin 2-binding protein 1 marks an intermediate step in the molecular differentiation of female germline cysts. Development 137, 3167–3176. https://doi.org/10.1242/dev.050575</w:t>
      </w:r>
    </w:p>
    <w:p w14:paraId="1C2ED9F9" w14:textId="77777777" w:rsidR="00201255" w:rsidRPr="004E6DB0" w:rsidRDefault="00B65F91" w:rsidP="00201255">
      <w:pPr>
        <w:pStyle w:val="Bibliography"/>
        <w:rPr>
          <w:rFonts w:ascii="Arial" w:hAnsi="Arial" w:cs="Arial"/>
        </w:rPr>
      </w:pPr>
      <w:r w:rsidRPr="004E6DB0">
        <w:rPr>
          <w:rFonts w:ascii="Arial" w:hAnsi="Arial" w:cs="Arial"/>
        </w:rPr>
        <w:t>Theurkauf, W.E., Alberts, B.M., Jan, Y.N., Jongens, T.A., 1993. A central role for microtubules in the differentiation of Drosophila oocytes. Dev. Camb. Engl. 118, 1169–80.</w:t>
      </w:r>
    </w:p>
    <w:p w14:paraId="4C6CF5EE" w14:textId="77777777" w:rsidR="00201255" w:rsidRPr="004E6DB0" w:rsidRDefault="00B65F91" w:rsidP="00201255">
      <w:pPr>
        <w:pStyle w:val="Bibliography"/>
        <w:rPr>
          <w:rFonts w:ascii="Arial" w:hAnsi="Arial" w:cs="Arial"/>
        </w:rPr>
      </w:pPr>
      <w:r w:rsidRPr="004E6DB0">
        <w:rPr>
          <w:rFonts w:ascii="Arial" w:hAnsi="Arial" w:cs="Arial"/>
        </w:rPr>
        <w:t>Tiaden, A.N., Breiden, M., Mirsaidi, A., Weber, F.A., Bahrenberg, G., Glanz, S., Cinelli, P., Ehrmann, M., Richards, P.J., 2012. Human serine protease HTRA1 positively regulates osteogenesis of human bone marrow-derived mesenchymal stem cells and mineralization of differentiating bone-forming cells through the modulation of extracellular matrix protein. Stem Cells Dayt. Ohio 30, 2271–2282. https://doi.org/10.1002/stem.1190</w:t>
      </w:r>
    </w:p>
    <w:p w14:paraId="0B238873" w14:textId="77777777" w:rsidR="00201255" w:rsidRPr="004E6DB0" w:rsidRDefault="00B65F91" w:rsidP="00201255">
      <w:pPr>
        <w:pStyle w:val="Bibliography"/>
        <w:rPr>
          <w:rFonts w:ascii="Arial" w:hAnsi="Arial" w:cs="Arial"/>
        </w:rPr>
      </w:pPr>
      <w:r w:rsidRPr="004E6DB0">
        <w:rPr>
          <w:rFonts w:ascii="Arial" w:hAnsi="Arial" w:cs="Arial"/>
        </w:rPr>
        <w:t>Upadhyay, M., Cortez, Y.M., Wong-Deyrup, S., Tavares, L., Schowalter, S., Flora, P., Hill, C., Nasrallah, M.A., Chittur, S., Rangan, P., 2016. Transposon Dysregulation Modulates dWnt4 Signaling to Control Germline Stem Cell Differentiation in Drosophila. PLOS Genet. 12, e1005918. https://doi.org/10.1371/journal.pgen.1005918</w:t>
      </w:r>
    </w:p>
    <w:p w14:paraId="6D366736" w14:textId="77777777" w:rsidR="00201255" w:rsidRPr="004E6DB0" w:rsidRDefault="00B65F91" w:rsidP="00201255">
      <w:pPr>
        <w:pStyle w:val="Bibliography"/>
        <w:rPr>
          <w:rFonts w:ascii="Arial" w:hAnsi="Arial" w:cs="Arial"/>
        </w:rPr>
      </w:pPr>
      <w:r w:rsidRPr="004E6DB0">
        <w:rPr>
          <w:rFonts w:ascii="Arial" w:hAnsi="Arial" w:cs="Arial"/>
        </w:rPr>
        <w:t>Wang, X., Page-McCaw, A., 2018. Wnt6 maintains anterior escort cells as an integral component of the germline stem cell niche. Dev. Camb. Engl. 145. https://doi.org/10.1242/dev.158527</w:t>
      </w:r>
    </w:p>
    <w:p w14:paraId="5B226EBD" w14:textId="77777777" w:rsidR="00201255" w:rsidRPr="004E6DB0" w:rsidRDefault="00B65F91" w:rsidP="00201255">
      <w:pPr>
        <w:pStyle w:val="Bibliography"/>
        <w:rPr>
          <w:rFonts w:ascii="Arial" w:hAnsi="Arial" w:cs="Arial"/>
        </w:rPr>
      </w:pPr>
      <w:r w:rsidRPr="004E6DB0">
        <w:rPr>
          <w:rFonts w:ascii="Arial" w:hAnsi="Arial" w:cs="Arial"/>
        </w:rPr>
        <w:t>Wei, Y., Reveal, B., Reich, J., Laursen, W.J., Senger, S., Akbar, T., Iida-Jones, T., Cai, W., Jarnik, M., Lilly, M.A., 2014. TORC1 regulators Iml1/GATOR1 and GATOR2 control meiotic entry and oocyte development in Drosophila. Proc. Natl. Acad. Sci. 111, E5670–E5677.</w:t>
      </w:r>
    </w:p>
    <w:p w14:paraId="52FF26B2" w14:textId="77777777" w:rsidR="00201255" w:rsidRPr="004E6DB0" w:rsidRDefault="00B65F91" w:rsidP="00201255">
      <w:pPr>
        <w:pStyle w:val="Bibliography"/>
        <w:rPr>
          <w:rFonts w:ascii="Arial" w:hAnsi="Arial" w:cs="Arial"/>
        </w:rPr>
      </w:pPr>
      <w:r w:rsidRPr="004E6DB0">
        <w:rPr>
          <w:rFonts w:ascii="Arial" w:hAnsi="Arial" w:cs="Arial"/>
        </w:rPr>
        <w:t>Wickham, H., 2016. ggplot2: Elegant graphics for data analysis. Springer-Verlag New York.</w:t>
      </w:r>
    </w:p>
    <w:p w14:paraId="217C52EF" w14:textId="77777777" w:rsidR="00201255" w:rsidRPr="004E6DB0" w:rsidRDefault="00B65F91" w:rsidP="00201255">
      <w:pPr>
        <w:pStyle w:val="Bibliography"/>
        <w:rPr>
          <w:rFonts w:ascii="Arial" w:hAnsi="Arial" w:cs="Arial"/>
        </w:rPr>
      </w:pPr>
      <w:r w:rsidRPr="004E6DB0">
        <w:rPr>
          <w:rFonts w:ascii="Arial" w:hAnsi="Arial" w:cs="Arial"/>
        </w:rPr>
        <w:t>Wilcockson, S.G., Ashe, H.L., 2019. Drosophila Ovarian Germline Stem Cell Cytocensor Projections Dynamically Receive and Attenuate BMP Signaling. Dev. Cell 50, 296-312.e5. https://doi.org/10.1016/j.devcel.2019.05.020</w:t>
      </w:r>
    </w:p>
    <w:p w14:paraId="39864D40" w14:textId="77777777" w:rsidR="00201255" w:rsidRPr="004E6DB0" w:rsidRDefault="00B65F91" w:rsidP="00201255">
      <w:pPr>
        <w:pStyle w:val="Bibliography"/>
        <w:rPr>
          <w:rFonts w:ascii="Arial" w:hAnsi="Arial" w:cs="Arial"/>
        </w:rPr>
      </w:pPr>
      <w:r w:rsidRPr="004E6DB0">
        <w:rPr>
          <w:rFonts w:ascii="Arial" w:hAnsi="Arial" w:cs="Arial"/>
        </w:rPr>
        <w:t>Xie, T., Spradling, A.C., 2000. A Niche Maintaining Germ Line Stem Cells in the Drosophila Ovary. Science 290, 328–330. https://doi.org/10.1126/science.290.5490.328</w:t>
      </w:r>
    </w:p>
    <w:p w14:paraId="704E7374" w14:textId="77777777" w:rsidR="00201255" w:rsidRPr="004E6DB0" w:rsidRDefault="00B65F91" w:rsidP="00201255">
      <w:pPr>
        <w:pStyle w:val="Bibliography"/>
        <w:rPr>
          <w:rFonts w:ascii="Arial" w:hAnsi="Arial" w:cs="Arial"/>
        </w:rPr>
      </w:pPr>
      <w:r w:rsidRPr="004E6DB0">
        <w:rPr>
          <w:rFonts w:ascii="Arial" w:hAnsi="Arial" w:cs="Arial"/>
        </w:rPr>
        <w:t>Xie, T., Spradling, A.C., 1998. decapentaplegic Is Essential for the Maintenance and Division of Germline Stem Cells in the Drosophila Ovary. Cell 94, 251–260. https://doi.org/10.1016/S0092-8674(00)81424-5</w:t>
      </w:r>
    </w:p>
    <w:p w14:paraId="0CB015DD" w14:textId="77777777" w:rsidR="00201255" w:rsidRPr="004E6DB0" w:rsidRDefault="00B65F91" w:rsidP="00201255">
      <w:pPr>
        <w:pStyle w:val="Bibliography"/>
        <w:rPr>
          <w:rFonts w:ascii="Arial" w:hAnsi="Arial" w:cs="Arial"/>
        </w:rPr>
      </w:pPr>
      <w:r w:rsidRPr="004E6DB0">
        <w:rPr>
          <w:rFonts w:ascii="Arial" w:hAnsi="Arial" w:cs="Arial"/>
        </w:rPr>
        <w:t>Zaccai, M., Lipshitz, H.D., 1996. Differential distributions of two adducin-like protein isoforms in the Drosophila ovary and early embryo. Zygote 4, 159–166.</w:t>
      </w:r>
    </w:p>
    <w:p w14:paraId="5A438857" w14:textId="77777777"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8CB25" w14:textId="77777777" w:rsidR="002E3087" w:rsidRDefault="002E3087">
      <w:pPr>
        <w:spacing w:after="0" w:line="240" w:lineRule="auto"/>
      </w:pPr>
      <w:r>
        <w:separator/>
      </w:r>
    </w:p>
  </w:endnote>
  <w:endnote w:type="continuationSeparator" w:id="0">
    <w:p w14:paraId="0642A34E" w14:textId="77777777" w:rsidR="002E3087" w:rsidRDefault="002E3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2E3087">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B8FF3" w14:textId="77777777" w:rsidR="002E3087" w:rsidRDefault="002E3087">
      <w:pPr>
        <w:spacing w:after="0" w:line="240" w:lineRule="auto"/>
      </w:pPr>
      <w:r>
        <w:separator/>
      </w:r>
    </w:p>
  </w:footnote>
  <w:footnote w:type="continuationSeparator" w:id="0">
    <w:p w14:paraId="616835EB" w14:textId="77777777" w:rsidR="002E3087" w:rsidRDefault="002E3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liot Martin">
    <w15:presenceInfo w15:providerId="Windows Live" w15:userId="31f79c2c0b7a9d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2FFD"/>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19AA"/>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C04CD"/>
    <w:rsid w:val="002D26C7"/>
    <w:rsid w:val="002D2B1B"/>
    <w:rsid w:val="002D3BD7"/>
    <w:rsid w:val="002E0158"/>
    <w:rsid w:val="002E0B9F"/>
    <w:rsid w:val="002E25B7"/>
    <w:rsid w:val="002E308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458EE"/>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56326"/>
    <w:rsid w:val="0056216D"/>
    <w:rsid w:val="005668FE"/>
    <w:rsid w:val="005673F7"/>
    <w:rsid w:val="00567796"/>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36F3B"/>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1E3"/>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032B"/>
    <w:rsid w:val="00F2179D"/>
    <w:rsid w:val="00F21D14"/>
    <w:rsid w:val="00F27A32"/>
    <w:rsid w:val="00F3658F"/>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3.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577541-DD5F-46D2-904C-9A9C5C96D9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32</Pages>
  <Words>39572</Words>
  <Characters>225564</Characters>
  <Application>Microsoft Office Word</Application>
  <DocSecurity>0</DocSecurity>
  <Lines>1879</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Elliot Martin</cp:lastModifiedBy>
  <cp:revision>10</cp:revision>
  <dcterms:created xsi:type="dcterms:W3CDTF">2022-02-01T00:44:00Z</dcterms:created>
  <dcterms:modified xsi:type="dcterms:W3CDTF">2022-03-24T18:16:00Z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zotero-version="5.0.96.3"&gt;&lt;session id="hD4lfYQ3"/&gt;&lt;style id="http://www.zotero.org/styles/elsevier-harvard"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